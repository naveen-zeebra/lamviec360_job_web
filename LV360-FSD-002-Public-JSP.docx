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1770" w14:textId="77777777" w:rsidR="00D279F3" w:rsidRDefault="00000000" w:rsidP="00AE7E93">
      <w:pPr>
        <w:spacing w:after="40"/>
        <w:jc w:val="both"/>
        <w:pPrChange w:id="0" w:author="Duong Ha" w:date="2026-09-13T22:07:00Z" w16du:dateUtc="2026-09-13T15:07:00Z">
          <w:pPr>
            <w:spacing w:after="40"/>
          </w:pPr>
        </w:pPrChange>
      </w:pPr>
      <w:r>
        <w:rPr>
          <w:rFonts w:ascii="Cambria" w:eastAsia="Cambria" w:hAnsi="Cambria" w:cs="Cambria"/>
          <w:b/>
          <w:bCs/>
          <w:color w:val="16324F"/>
          <w:sz w:val="34"/>
          <w:szCs w:val="34"/>
        </w:rPr>
        <w:t>Functional Specification Document</w:t>
      </w:r>
    </w:p>
    <w:p w14:paraId="3B5B1188" w14:textId="77777777" w:rsidR="00D279F3" w:rsidRDefault="00000000" w:rsidP="00AE7E93">
      <w:pPr>
        <w:spacing w:after="10"/>
        <w:jc w:val="both"/>
        <w:pPrChange w:id="1" w:author="Duong Ha" w:date="2026-09-13T22:07:00Z" w16du:dateUtc="2026-09-13T15:07:00Z">
          <w:pPr>
            <w:spacing w:after="10"/>
          </w:pPr>
        </w:pPrChange>
      </w:pPr>
      <w:r>
        <w:rPr>
          <w:rFonts w:ascii="Cambria" w:eastAsia="Cambria" w:hAnsi="Cambria" w:cs="Cambria"/>
          <w:b/>
          <w:bCs/>
          <w:color w:val="1B6C74"/>
          <w:sz w:val="27"/>
          <w:szCs w:val="27"/>
        </w:rPr>
        <w:t>Public Portal &amp; Job Seeker Experience</w:t>
      </w:r>
    </w:p>
    <w:p w14:paraId="2FBC7330" w14:textId="77777777" w:rsidR="00D279F3" w:rsidRDefault="00000000" w:rsidP="00AE7E93">
      <w:pPr>
        <w:spacing w:after="300"/>
        <w:jc w:val="both"/>
        <w:pPrChange w:id="2" w:author="Duong Ha" w:date="2026-09-13T22:07:00Z" w16du:dateUtc="2026-09-13T15:07:00Z">
          <w:pPr>
            <w:spacing w:after="300"/>
          </w:pPr>
        </w:pPrChange>
      </w:pPr>
      <w:r>
        <w:rPr>
          <w:rFonts w:ascii="Calibri" w:eastAsia="Calibri" w:hAnsi="Calibri" w:cs="Calibri"/>
          <w:i/>
          <w:iCs/>
          <w:color w:val="56646F"/>
          <w:sz w:val="22"/>
          <w:szCs w:val="22"/>
        </w:rPr>
        <w:t>Public job search + JSP — apply, track, profile, documents, AI interview prep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279F3" w14:paraId="37BF3A83"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80" w:type="dxa"/>
              <w:left w:w="110" w:type="dxa"/>
              <w:bottom w:w="80" w:type="dxa"/>
              <w:right w:w="110" w:type="dxa"/>
            </w:tcMar>
          </w:tcPr>
          <w:p w14:paraId="6B9BB7AD" w14:textId="77777777" w:rsidR="00D279F3" w:rsidRDefault="00000000" w:rsidP="00AE7E93">
            <w:pPr>
              <w:jc w:val="both"/>
              <w:pPrChange w:id="3" w:author="Duong Ha" w:date="2026-09-13T22:07:00Z" w16du:dateUtc="2026-09-13T15:07:00Z">
                <w:pPr/>
              </w:pPrChange>
            </w:pPr>
            <w:r>
              <w:rPr>
                <w:rFonts w:ascii="Calibri" w:eastAsia="Calibri" w:hAnsi="Calibri" w:cs="Calibri"/>
                <w:b/>
                <w:bCs/>
                <w:color w:val="1B252E"/>
                <w:sz w:val="18"/>
                <w:szCs w:val="18"/>
              </w:rPr>
              <w:t>Document ID</w:t>
            </w:r>
          </w:p>
        </w:tc>
        <w:tc>
          <w:tcPr>
            <w:tcW w:w="6626" w:type="dxa"/>
            <w:tcBorders>
              <w:top w:val="single" w:sz="4" w:space="0" w:color="CBD8DF"/>
              <w:left w:val="single" w:sz="4" w:space="0" w:color="CBD8DF"/>
              <w:bottom w:val="single" w:sz="4" w:space="0" w:color="CBD8DF"/>
              <w:right w:val="single" w:sz="4" w:space="0" w:color="CBD8DF"/>
            </w:tcBorders>
            <w:tcMar>
              <w:top w:w="80" w:type="dxa"/>
              <w:left w:w="110" w:type="dxa"/>
              <w:bottom w:w="80" w:type="dxa"/>
              <w:right w:w="110" w:type="dxa"/>
            </w:tcMar>
          </w:tcPr>
          <w:p w14:paraId="4FE24D60" w14:textId="77777777" w:rsidR="00D279F3" w:rsidRDefault="00000000" w:rsidP="00AE7E93">
            <w:pPr>
              <w:jc w:val="both"/>
              <w:pPrChange w:id="4" w:author="Duong Ha" w:date="2026-09-13T22:07:00Z" w16du:dateUtc="2026-09-13T15:07:00Z">
                <w:pPr/>
              </w:pPrChange>
            </w:pPr>
            <w:r>
              <w:rPr>
                <w:rFonts w:ascii="Calibri" w:eastAsia="Calibri" w:hAnsi="Calibri" w:cs="Calibri"/>
                <w:color w:val="1B252E"/>
                <w:sz w:val="18"/>
                <w:szCs w:val="18"/>
              </w:rPr>
              <w:t>LV360-FSD-002</w:t>
            </w:r>
          </w:p>
        </w:tc>
      </w:tr>
      <w:tr w:rsidR="00D279F3" w14:paraId="7BC94D26"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80" w:type="dxa"/>
              <w:left w:w="110" w:type="dxa"/>
              <w:bottom w:w="80" w:type="dxa"/>
              <w:right w:w="110" w:type="dxa"/>
            </w:tcMar>
          </w:tcPr>
          <w:p w14:paraId="3E3476E0" w14:textId="77777777" w:rsidR="00D279F3" w:rsidRDefault="00000000" w:rsidP="00AE7E93">
            <w:pPr>
              <w:jc w:val="both"/>
              <w:pPrChange w:id="5" w:author="Duong Ha" w:date="2026-09-13T22:07:00Z" w16du:dateUtc="2026-09-13T15:07:00Z">
                <w:pPr/>
              </w:pPrChange>
            </w:pPr>
            <w:r>
              <w:rPr>
                <w:rFonts w:ascii="Calibri" w:eastAsia="Calibri" w:hAnsi="Calibri" w:cs="Calibri"/>
                <w:b/>
                <w:bCs/>
                <w:color w:val="1B252E"/>
                <w:sz w:val="18"/>
                <w:szCs w:val="18"/>
              </w:rPr>
              <w:t>Module</w:t>
            </w:r>
          </w:p>
        </w:tc>
        <w:tc>
          <w:tcPr>
            <w:tcW w:w="6626" w:type="dxa"/>
            <w:tcBorders>
              <w:top w:val="single" w:sz="4" w:space="0" w:color="CBD8DF"/>
              <w:left w:val="single" w:sz="4" w:space="0" w:color="CBD8DF"/>
              <w:bottom w:val="single" w:sz="4" w:space="0" w:color="CBD8DF"/>
              <w:right w:val="single" w:sz="4" w:space="0" w:color="CBD8DF"/>
            </w:tcBorders>
            <w:tcMar>
              <w:top w:w="80" w:type="dxa"/>
              <w:left w:w="110" w:type="dxa"/>
              <w:bottom w:w="80" w:type="dxa"/>
              <w:right w:w="110" w:type="dxa"/>
            </w:tcMar>
          </w:tcPr>
          <w:p w14:paraId="7DC14D8E" w14:textId="77777777" w:rsidR="00D279F3" w:rsidRDefault="00000000" w:rsidP="00AE7E93">
            <w:pPr>
              <w:jc w:val="both"/>
              <w:pPrChange w:id="6" w:author="Duong Ha" w:date="2026-09-13T22:07:00Z" w16du:dateUtc="2026-09-13T15:07:00Z">
                <w:pPr/>
              </w:pPrChange>
            </w:pPr>
            <w:r>
              <w:rPr>
                <w:rFonts w:ascii="Calibri" w:eastAsia="Calibri" w:hAnsi="Calibri" w:cs="Calibri"/>
                <w:color w:val="1B252E"/>
                <w:sz w:val="18"/>
                <w:szCs w:val="18"/>
              </w:rPr>
              <w:t>Public Portal (p01–p05) + JSP — Job Seeker Portal (js01–js13)</w:t>
            </w:r>
          </w:p>
        </w:tc>
      </w:tr>
      <w:tr w:rsidR="00D279F3" w14:paraId="7A69E0F2"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80" w:type="dxa"/>
              <w:left w:w="110" w:type="dxa"/>
              <w:bottom w:w="80" w:type="dxa"/>
              <w:right w:w="110" w:type="dxa"/>
            </w:tcMar>
          </w:tcPr>
          <w:p w14:paraId="74A1A1B7" w14:textId="77777777" w:rsidR="00D279F3" w:rsidRDefault="00000000" w:rsidP="00AE7E93">
            <w:pPr>
              <w:jc w:val="both"/>
              <w:pPrChange w:id="7" w:author="Duong Ha" w:date="2026-09-13T22:07:00Z" w16du:dateUtc="2026-09-13T15:07:00Z">
                <w:pPr/>
              </w:pPrChange>
            </w:pPr>
            <w:r>
              <w:rPr>
                <w:rFonts w:ascii="Calibri" w:eastAsia="Calibri" w:hAnsi="Calibri" w:cs="Calibri"/>
                <w:b/>
                <w:bCs/>
                <w:color w:val="1B252E"/>
                <w:sz w:val="18"/>
                <w:szCs w:val="18"/>
              </w:rPr>
              <w:t>Based On</w:t>
            </w:r>
          </w:p>
        </w:tc>
        <w:tc>
          <w:tcPr>
            <w:tcW w:w="6626" w:type="dxa"/>
            <w:tcBorders>
              <w:top w:val="single" w:sz="4" w:space="0" w:color="CBD8DF"/>
              <w:left w:val="single" w:sz="4" w:space="0" w:color="CBD8DF"/>
              <w:bottom w:val="single" w:sz="4" w:space="0" w:color="CBD8DF"/>
              <w:right w:val="single" w:sz="4" w:space="0" w:color="CBD8DF"/>
            </w:tcBorders>
            <w:tcMar>
              <w:top w:w="80" w:type="dxa"/>
              <w:left w:w="110" w:type="dxa"/>
              <w:bottom w:w="80" w:type="dxa"/>
              <w:right w:w="110" w:type="dxa"/>
            </w:tcMar>
          </w:tcPr>
          <w:p w14:paraId="77C5CD82" w14:textId="77777777" w:rsidR="00D279F3" w:rsidRDefault="00000000" w:rsidP="00AE7E93">
            <w:pPr>
              <w:jc w:val="both"/>
              <w:pPrChange w:id="8" w:author="Duong Ha" w:date="2026-09-13T22:07:00Z" w16du:dateUtc="2026-09-13T15:07:00Z">
                <w:pPr/>
              </w:pPrChange>
            </w:pPr>
            <w:r>
              <w:rPr>
                <w:rFonts w:ascii="Calibri" w:eastAsia="Calibri" w:hAnsi="Calibri" w:cs="Calibri"/>
                <w:color w:val="1B252E"/>
                <w:sz w:val="18"/>
                <w:szCs w:val="18"/>
              </w:rPr>
              <w:t>LamViec360 BRD v1.1 (Ch. 10.3, 10.6, 11.4) — governing business layer; PRD v1.1 Sections 3.2, 4–8.3 — screen/field detail</w:t>
            </w:r>
          </w:p>
        </w:tc>
      </w:tr>
      <w:tr w:rsidR="00D279F3" w14:paraId="34A6C6CB"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80" w:type="dxa"/>
              <w:left w:w="110" w:type="dxa"/>
              <w:bottom w:w="80" w:type="dxa"/>
              <w:right w:w="110" w:type="dxa"/>
            </w:tcMar>
          </w:tcPr>
          <w:p w14:paraId="4AE79355" w14:textId="77777777" w:rsidR="00D279F3" w:rsidRDefault="00000000" w:rsidP="00AE7E93">
            <w:pPr>
              <w:jc w:val="both"/>
              <w:pPrChange w:id="9" w:author="Duong Ha" w:date="2026-09-13T22:07:00Z" w16du:dateUtc="2026-09-13T15:07:00Z">
                <w:pPr/>
              </w:pPrChange>
            </w:pPr>
            <w:r>
              <w:rPr>
                <w:rFonts w:ascii="Calibri" w:eastAsia="Calibri" w:hAnsi="Calibri" w:cs="Calibri"/>
                <w:b/>
                <w:bCs/>
                <w:color w:val="1B252E"/>
                <w:sz w:val="18"/>
                <w:szCs w:val="18"/>
              </w:rPr>
              <w:t>Primary Roles</w:t>
            </w:r>
          </w:p>
        </w:tc>
        <w:tc>
          <w:tcPr>
            <w:tcW w:w="6626" w:type="dxa"/>
            <w:tcBorders>
              <w:top w:val="single" w:sz="4" w:space="0" w:color="CBD8DF"/>
              <w:left w:val="single" w:sz="4" w:space="0" w:color="CBD8DF"/>
              <w:bottom w:val="single" w:sz="4" w:space="0" w:color="CBD8DF"/>
              <w:right w:val="single" w:sz="4" w:space="0" w:color="CBD8DF"/>
            </w:tcBorders>
            <w:tcMar>
              <w:top w:w="80" w:type="dxa"/>
              <w:left w:w="110" w:type="dxa"/>
              <w:bottom w:w="80" w:type="dxa"/>
              <w:right w:w="110" w:type="dxa"/>
            </w:tcMar>
          </w:tcPr>
          <w:p w14:paraId="310C019E" w14:textId="77777777" w:rsidR="00D279F3" w:rsidRDefault="00000000" w:rsidP="00AE7E93">
            <w:pPr>
              <w:jc w:val="both"/>
              <w:pPrChange w:id="10" w:author="Duong Ha" w:date="2026-09-13T22:07:00Z" w16du:dateUtc="2026-09-13T15:07:00Z">
                <w:pPr/>
              </w:pPrChange>
            </w:pPr>
            <w:r>
              <w:rPr>
                <w:rFonts w:ascii="Calibri" w:eastAsia="Calibri" w:hAnsi="Calibri" w:cs="Calibri"/>
                <w:color w:val="1B252E"/>
                <w:sz w:val="18"/>
                <w:szCs w:val="18"/>
              </w:rPr>
              <w:t>Guest (unauthenticated visitor), Job Seeker</w:t>
            </w:r>
          </w:p>
        </w:tc>
      </w:tr>
      <w:tr w:rsidR="00D279F3" w14:paraId="29DF391B"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80" w:type="dxa"/>
              <w:left w:w="110" w:type="dxa"/>
              <w:bottom w:w="80" w:type="dxa"/>
              <w:right w:w="110" w:type="dxa"/>
            </w:tcMar>
          </w:tcPr>
          <w:p w14:paraId="7D251CA7" w14:textId="77777777" w:rsidR="00D279F3" w:rsidRDefault="00000000" w:rsidP="00AE7E93">
            <w:pPr>
              <w:jc w:val="both"/>
              <w:pPrChange w:id="11" w:author="Duong Ha" w:date="2026-09-13T22:07:00Z" w16du:dateUtc="2026-09-13T15:07:00Z">
                <w:pPr/>
              </w:pPrChange>
            </w:pPr>
            <w:r>
              <w:rPr>
                <w:rFonts w:ascii="Calibri" w:eastAsia="Calibri" w:hAnsi="Calibri" w:cs="Calibri"/>
                <w:b/>
                <w:bCs/>
                <w:color w:val="1B252E"/>
                <w:sz w:val="18"/>
                <w:szCs w:val="18"/>
              </w:rPr>
              <w:t>Version</w:t>
            </w:r>
          </w:p>
        </w:tc>
        <w:tc>
          <w:tcPr>
            <w:tcW w:w="6626" w:type="dxa"/>
            <w:tcBorders>
              <w:top w:val="single" w:sz="4" w:space="0" w:color="CBD8DF"/>
              <w:left w:val="single" w:sz="4" w:space="0" w:color="CBD8DF"/>
              <w:bottom w:val="single" w:sz="4" w:space="0" w:color="CBD8DF"/>
              <w:right w:val="single" w:sz="4" w:space="0" w:color="CBD8DF"/>
            </w:tcBorders>
            <w:tcMar>
              <w:top w:w="80" w:type="dxa"/>
              <w:left w:w="110" w:type="dxa"/>
              <w:bottom w:w="80" w:type="dxa"/>
              <w:right w:w="110" w:type="dxa"/>
            </w:tcMar>
          </w:tcPr>
          <w:p w14:paraId="13C93ABE" w14:textId="77777777" w:rsidR="00D279F3" w:rsidRDefault="00000000" w:rsidP="00AE7E93">
            <w:pPr>
              <w:jc w:val="both"/>
              <w:pPrChange w:id="12" w:author="Duong Ha" w:date="2026-09-13T22:07:00Z" w16du:dateUtc="2026-09-13T15:07:00Z">
                <w:pPr/>
              </w:pPrChange>
            </w:pPr>
            <w:r>
              <w:rPr>
                <w:rFonts w:ascii="Calibri" w:eastAsia="Calibri" w:hAnsi="Calibri" w:cs="Calibri"/>
                <w:color w:val="1B252E"/>
                <w:sz w:val="18"/>
                <w:szCs w:val="18"/>
              </w:rPr>
              <w:t>1.1</w:t>
            </w:r>
          </w:p>
        </w:tc>
      </w:tr>
      <w:tr w:rsidR="00D279F3" w14:paraId="2666E594"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80" w:type="dxa"/>
              <w:left w:w="110" w:type="dxa"/>
              <w:bottom w:w="80" w:type="dxa"/>
              <w:right w:w="110" w:type="dxa"/>
            </w:tcMar>
          </w:tcPr>
          <w:p w14:paraId="739E8F7B" w14:textId="77777777" w:rsidR="00D279F3" w:rsidRDefault="00000000" w:rsidP="00AE7E93">
            <w:pPr>
              <w:jc w:val="both"/>
              <w:pPrChange w:id="13" w:author="Duong Ha" w:date="2026-09-13T22:07:00Z" w16du:dateUtc="2026-09-13T15:07:00Z">
                <w:pPr/>
              </w:pPrChange>
            </w:pPr>
            <w:r>
              <w:rPr>
                <w:rFonts w:ascii="Calibri" w:eastAsia="Calibri" w:hAnsi="Calibri" w:cs="Calibri"/>
                <w:b/>
                <w:bCs/>
                <w:color w:val="1B252E"/>
                <w:sz w:val="18"/>
                <w:szCs w:val="18"/>
              </w:rPr>
              <w:t>Status</w:t>
            </w:r>
          </w:p>
        </w:tc>
        <w:tc>
          <w:tcPr>
            <w:tcW w:w="6626" w:type="dxa"/>
            <w:tcBorders>
              <w:top w:val="single" w:sz="4" w:space="0" w:color="CBD8DF"/>
              <w:left w:val="single" w:sz="4" w:space="0" w:color="CBD8DF"/>
              <w:bottom w:val="single" w:sz="4" w:space="0" w:color="CBD8DF"/>
              <w:right w:val="single" w:sz="4" w:space="0" w:color="CBD8DF"/>
            </w:tcBorders>
            <w:tcMar>
              <w:top w:w="80" w:type="dxa"/>
              <w:left w:w="110" w:type="dxa"/>
              <w:bottom w:w="80" w:type="dxa"/>
              <w:right w:w="110" w:type="dxa"/>
            </w:tcMar>
          </w:tcPr>
          <w:p w14:paraId="24F35740" w14:textId="77777777" w:rsidR="00D279F3" w:rsidRDefault="00000000" w:rsidP="00AE7E93">
            <w:pPr>
              <w:jc w:val="both"/>
              <w:pPrChange w:id="14" w:author="Duong Ha" w:date="2026-09-13T22:07:00Z" w16du:dateUtc="2026-09-13T15:07:00Z">
                <w:pPr/>
              </w:pPrChange>
            </w:pPr>
            <w:r>
              <w:rPr>
                <w:rFonts w:ascii="Calibri" w:eastAsia="Calibri" w:hAnsi="Calibri" w:cs="Calibri"/>
                <w:color w:val="1B252E"/>
                <w:sz w:val="18"/>
                <w:szCs w:val="18"/>
              </w:rPr>
              <w:t>Draft for Review — Realigned to finalized BRD</w:t>
            </w:r>
          </w:p>
        </w:tc>
      </w:tr>
    </w:tbl>
    <w:p w14:paraId="54822280" w14:textId="77777777" w:rsidR="00D279F3" w:rsidRDefault="00D279F3" w:rsidP="00AE7E93">
      <w:pPr>
        <w:spacing w:after="200"/>
        <w:jc w:val="both"/>
        <w:pPrChange w:id="15" w:author="Duong Ha" w:date="2026-09-13T22:07:00Z" w16du:dateUtc="2026-09-13T15:07:00Z">
          <w:pPr>
            <w:spacing w:after="200"/>
          </w:pPr>
        </w:pPrChange>
      </w:pPr>
    </w:p>
    <w:p w14:paraId="1F726A22" w14:textId="77777777" w:rsidR="00D279F3" w:rsidRDefault="00000000" w:rsidP="00AE7E93">
      <w:pPr>
        <w:pStyle w:val="Heading1"/>
        <w:spacing w:before="400" w:after="160"/>
        <w:jc w:val="both"/>
        <w:pPrChange w:id="16" w:author="Duong Ha" w:date="2026-09-13T22:07:00Z" w16du:dateUtc="2026-09-13T15:07:00Z">
          <w:pPr>
            <w:pStyle w:val="Heading1"/>
            <w:spacing w:before="400" w:after="160"/>
          </w:pPr>
        </w:pPrChange>
      </w:pPr>
      <w:r>
        <w:rPr>
          <w:rFonts w:ascii="Calibri" w:eastAsia="Calibri" w:hAnsi="Calibri" w:cs="Calibri"/>
          <w:b/>
          <w:bCs/>
          <w:color w:val="16324F"/>
          <w:sz w:val="29"/>
          <w:szCs w:val="29"/>
        </w:rPr>
        <w:t>1. Purpose &amp; Scope</w:t>
      </w:r>
    </w:p>
    <w:p w14:paraId="035E67D5" w14:textId="77777777" w:rsidR="00D279F3" w:rsidRDefault="00000000" w:rsidP="00AE7E93">
      <w:pPr>
        <w:spacing w:after="140"/>
        <w:jc w:val="both"/>
        <w:pPrChange w:id="17" w:author="Duong Ha" w:date="2026-09-13T22:07:00Z" w16du:dateUtc="2026-09-13T15:07:00Z">
          <w:pPr>
            <w:spacing w:after="140"/>
          </w:pPr>
        </w:pPrChange>
      </w:pPr>
      <w:r>
        <w:rPr>
          <w:rFonts w:ascii="Calibri" w:eastAsia="Calibri" w:hAnsi="Calibri" w:cs="Calibri"/>
          <w:color w:val="1B252E"/>
        </w:rPr>
        <w:t>This Functional Specification Document elaborates the public-facing job portal and the authenticated Job Seeker Portal (JSP) into implementation-ready detail. The two are combined into a single document because they form one continuous journey: a guest browses jobs anonymously (Public Portal) and, on applying, is required to authenticate and continues into the Job Seeker Portal proper. Screen IDs p01–p05 are pre-login/public; js01, js03–js13 (js02 and js08 are reserved, unassigned IDs) are post-login.</w:t>
      </w:r>
    </w:p>
    <w:p w14:paraId="57C202CF" w14:textId="77777777" w:rsidR="00D279F3" w:rsidRDefault="00000000" w:rsidP="00AE7E93">
      <w:pPr>
        <w:spacing w:after="60"/>
        <w:jc w:val="both"/>
        <w:pPrChange w:id="18" w:author="Duong Ha" w:date="2026-09-13T22:07:00Z" w16du:dateUtc="2026-09-13T15:07:00Z">
          <w:pPr>
            <w:spacing w:after="60"/>
          </w:pPr>
        </w:pPrChange>
      </w:pPr>
      <w:r>
        <w:rPr>
          <w:rFonts w:ascii="Calibri" w:eastAsia="Calibri" w:hAnsi="Calibri" w:cs="Calibri"/>
          <w:color w:val="1B252E"/>
        </w:rPr>
        <w:t>This document should be read alongside:</w:t>
      </w:r>
    </w:p>
    <w:p w14:paraId="48F2B463" w14:textId="77777777" w:rsidR="00D279F3" w:rsidRDefault="00000000" w:rsidP="00AE7E93">
      <w:pPr>
        <w:pStyle w:val="ListParagraph"/>
        <w:numPr>
          <w:ilvl w:val="0"/>
          <w:numId w:val="1"/>
        </w:numPr>
        <w:spacing w:after="70"/>
        <w:jc w:val="both"/>
        <w:pPrChange w:id="19"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LV360-FSD-001 — Authentication &amp; Account Management (registration/login triggered from Apply)</w:t>
      </w:r>
    </w:p>
    <w:p w14:paraId="21FF171A" w14:textId="77777777" w:rsidR="00D279F3" w:rsidRDefault="00000000" w:rsidP="00AE7E93">
      <w:pPr>
        <w:pStyle w:val="ListParagraph"/>
        <w:numPr>
          <w:ilvl w:val="0"/>
          <w:numId w:val="1"/>
        </w:numPr>
        <w:spacing w:after="70"/>
        <w:jc w:val="both"/>
        <w:pPrChange w:id="20"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LV360-FSD-004 — Candidate Pipeline &amp; Team Management (employer side of the application lifecycle)</w:t>
      </w:r>
    </w:p>
    <w:p w14:paraId="522611D1" w14:textId="77777777" w:rsidR="00D279F3" w:rsidRDefault="00000000" w:rsidP="00AE7E93">
      <w:pPr>
        <w:pStyle w:val="ListParagraph"/>
        <w:numPr>
          <w:ilvl w:val="0"/>
          <w:numId w:val="1"/>
        </w:numPr>
        <w:spacing w:after="70"/>
        <w:jc w:val="both"/>
        <w:pPrChange w:id="21"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LV360-FSD-006 — Notifications &amp; Communication (status-change and interview emails)</w:t>
      </w:r>
    </w:p>
    <w:p w14:paraId="198662CF" w14:textId="77777777" w:rsidR="00D279F3" w:rsidRDefault="00000000" w:rsidP="00AE7E93">
      <w:pPr>
        <w:pStyle w:val="Heading1"/>
        <w:spacing w:before="400" w:after="160"/>
        <w:jc w:val="both"/>
        <w:pPrChange w:id="22" w:author="Duong Ha" w:date="2026-09-13T22:07:00Z" w16du:dateUtc="2026-09-13T15:07:00Z">
          <w:pPr>
            <w:pStyle w:val="Heading1"/>
            <w:spacing w:before="400" w:after="160"/>
          </w:pPr>
        </w:pPrChange>
      </w:pPr>
      <w:r>
        <w:rPr>
          <w:rFonts w:ascii="Calibri" w:eastAsia="Calibri" w:hAnsi="Calibri" w:cs="Calibri"/>
          <w:b/>
          <w:bCs/>
          <w:color w:val="16324F"/>
          <w:sz w:val="29"/>
          <w:szCs w:val="29"/>
        </w:rPr>
        <w:t>2. Traceability to Business Requirements Document (BRD)</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3626"/>
      </w:tblGrid>
      <w:tr w:rsidR="00D279F3" w14:paraId="576A5E28" w14:textId="77777777">
        <w:tblPrEx>
          <w:tblCellMar>
            <w:top w:w="0" w:type="dxa"/>
            <w:bottom w:w="0" w:type="dxa"/>
          </w:tblCellMar>
        </w:tblPrEx>
        <w:trPr>
          <w:tblHeader/>
        </w:trPr>
        <w:tc>
          <w:tcPr>
            <w:tcW w:w="32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5389578B" w14:textId="77777777" w:rsidR="00D279F3" w:rsidRDefault="00000000" w:rsidP="00AE7E93">
            <w:pPr>
              <w:jc w:val="both"/>
              <w:pPrChange w:id="23" w:author="Duong Ha" w:date="2026-09-13T22:07:00Z" w16du:dateUtc="2026-09-13T15:07:00Z">
                <w:pPr/>
              </w:pPrChange>
            </w:pPr>
            <w:r>
              <w:rPr>
                <w:rFonts w:ascii="Calibri" w:eastAsia="Calibri" w:hAnsi="Calibri" w:cs="Calibri"/>
                <w:b/>
                <w:bCs/>
                <w:color w:val="FFFFFF"/>
                <w:sz w:val="18"/>
                <w:szCs w:val="18"/>
              </w:rPr>
              <w:t>FSD Requirement</w:t>
            </w:r>
          </w:p>
        </w:tc>
        <w:tc>
          <w:tcPr>
            <w:tcW w:w="18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56F0601D" w14:textId="77777777" w:rsidR="00D279F3" w:rsidRDefault="00000000" w:rsidP="00AE7E93">
            <w:pPr>
              <w:jc w:val="both"/>
              <w:pPrChange w:id="24" w:author="Duong Ha" w:date="2026-09-13T22:07:00Z" w16du:dateUtc="2026-09-13T15:07:00Z">
                <w:pPr/>
              </w:pPrChange>
            </w:pPr>
            <w:r>
              <w:rPr>
                <w:rFonts w:ascii="Calibri" w:eastAsia="Calibri" w:hAnsi="Calibri" w:cs="Calibri"/>
                <w:b/>
                <w:bCs/>
                <w:color w:val="FFFFFF"/>
                <w:sz w:val="18"/>
                <w:szCs w:val="18"/>
              </w:rPr>
              <w:t>BRD Requirement</w:t>
            </w:r>
          </w:p>
        </w:tc>
        <w:tc>
          <w:tcPr>
            <w:tcW w:w="36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5EA41299" w14:textId="77777777" w:rsidR="00D279F3" w:rsidRDefault="00000000" w:rsidP="00AE7E93">
            <w:pPr>
              <w:jc w:val="both"/>
              <w:pPrChange w:id="25" w:author="Duong Ha" w:date="2026-09-13T22:07:00Z" w16du:dateUtc="2026-09-13T15:07:00Z">
                <w:pPr/>
              </w:pPrChange>
            </w:pPr>
            <w:r>
              <w:rPr>
                <w:rFonts w:ascii="Calibri" w:eastAsia="Calibri" w:hAnsi="Calibri" w:cs="Calibri"/>
                <w:b/>
                <w:bCs/>
                <w:color w:val="FFFFFF"/>
                <w:sz w:val="18"/>
                <w:szCs w:val="18"/>
              </w:rPr>
              <w:t>BRD Requirement Text</w:t>
            </w:r>
          </w:p>
        </w:tc>
      </w:tr>
      <w:tr w:rsidR="00D279F3" w14:paraId="2F32409A"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6AB17EC" w14:textId="77777777" w:rsidR="00D279F3" w:rsidRDefault="00000000" w:rsidP="00AE7E93">
            <w:pPr>
              <w:jc w:val="both"/>
              <w:pPrChange w:id="26" w:author="Duong Ha" w:date="2026-09-13T22:07:00Z" w16du:dateUtc="2026-09-13T15:07:00Z">
                <w:pPr/>
              </w:pPrChange>
            </w:pPr>
            <w:r>
              <w:rPr>
                <w:rFonts w:ascii="Calibri" w:eastAsia="Calibri" w:hAnsi="Calibri" w:cs="Calibri"/>
                <w:color w:val="1B252E"/>
                <w:sz w:val="18"/>
                <w:szCs w:val="18"/>
              </w:rPr>
              <w:t>JSP-FR-001/002/013a/b (Search &amp; Discovery)</w:t>
            </w:r>
          </w:p>
        </w:tc>
        <w:tc>
          <w:tcPr>
            <w:tcW w:w="1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CC18816" w14:textId="77777777" w:rsidR="00D279F3" w:rsidRDefault="00000000" w:rsidP="00AE7E93">
            <w:pPr>
              <w:jc w:val="both"/>
              <w:pPrChange w:id="27" w:author="Duong Ha" w:date="2026-09-13T22:07:00Z" w16du:dateUtc="2026-09-13T15:07:00Z">
                <w:pPr/>
              </w:pPrChange>
            </w:pPr>
            <w:r>
              <w:rPr>
                <w:rFonts w:ascii="Calibri" w:eastAsia="Calibri" w:hAnsi="Calibri" w:cs="Calibri"/>
                <w:color w:val="1B252E"/>
                <w:sz w:val="18"/>
                <w:szCs w:val="18"/>
              </w:rPr>
              <w:t>LV-BRD-REQ-0004</w:t>
            </w:r>
          </w:p>
        </w:tc>
        <w:tc>
          <w:tcPr>
            <w:tcW w:w="3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78E752D" w14:textId="77777777" w:rsidR="00D279F3" w:rsidRDefault="00000000" w:rsidP="00AE7E93">
            <w:pPr>
              <w:jc w:val="both"/>
              <w:pPrChange w:id="28" w:author="Duong Ha" w:date="2026-09-13T22:07:00Z" w16du:dateUtc="2026-09-13T15:07:00Z">
                <w:pPr/>
              </w:pPrChange>
            </w:pPr>
            <w:r>
              <w:rPr>
                <w:rFonts w:ascii="Calibri" w:eastAsia="Calibri" w:hAnsi="Calibri" w:cs="Calibri"/>
                <w:color w:val="1B252E"/>
                <w:sz w:val="18"/>
                <w:szCs w:val="18"/>
              </w:rPr>
              <w:t>Enable talent to discover relevant employment opportunities</w:t>
            </w:r>
          </w:p>
        </w:tc>
      </w:tr>
      <w:tr w:rsidR="00D279F3" w14:paraId="3024032E"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5E51429" w14:textId="77777777" w:rsidR="00D279F3" w:rsidRDefault="00000000" w:rsidP="00AE7E93">
            <w:pPr>
              <w:jc w:val="both"/>
              <w:pPrChange w:id="29" w:author="Duong Ha" w:date="2026-09-13T22:07:00Z" w16du:dateUtc="2026-09-13T15:07:00Z">
                <w:pPr/>
              </w:pPrChange>
            </w:pPr>
            <w:r>
              <w:rPr>
                <w:rFonts w:ascii="Calibri" w:eastAsia="Calibri" w:hAnsi="Calibri" w:cs="Calibri"/>
                <w:color w:val="1B252E"/>
                <w:sz w:val="18"/>
                <w:szCs w:val="18"/>
              </w:rPr>
              <w:t>JSP-FR-003 (Job Detail)</w:t>
            </w:r>
          </w:p>
        </w:tc>
        <w:tc>
          <w:tcPr>
            <w:tcW w:w="18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04335EC" w14:textId="77777777" w:rsidR="00D279F3" w:rsidRDefault="00000000" w:rsidP="00AE7E93">
            <w:pPr>
              <w:jc w:val="both"/>
              <w:pPrChange w:id="30" w:author="Duong Ha" w:date="2026-09-13T22:07:00Z" w16du:dateUtc="2026-09-13T15:07:00Z">
                <w:pPr/>
              </w:pPrChange>
            </w:pPr>
            <w:r>
              <w:rPr>
                <w:rFonts w:ascii="Calibri" w:eastAsia="Calibri" w:hAnsi="Calibri" w:cs="Calibri"/>
                <w:color w:val="1B252E"/>
                <w:sz w:val="18"/>
                <w:szCs w:val="18"/>
              </w:rPr>
              <w:t>LV-BRD-REQ-0004</w:t>
            </w:r>
          </w:p>
        </w:tc>
        <w:tc>
          <w:tcPr>
            <w:tcW w:w="3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D786E16" w14:textId="77777777" w:rsidR="00D279F3" w:rsidRDefault="00000000" w:rsidP="00AE7E93">
            <w:pPr>
              <w:jc w:val="both"/>
              <w:pPrChange w:id="31" w:author="Duong Ha" w:date="2026-09-13T22:07:00Z" w16du:dateUtc="2026-09-13T15:07:00Z">
                <w:pPr/>
              </w:pPrChange>
            </w:pPr>
            <w:r>
              <w:rPr>
                <w:rFonts w:ascii="Calibri" w:eastAsia="Calibri" w:hAnsi="Calibri" w:cs="Calibri"/>
                <w:color w:val="1B252E"/>
                <w:sz w:val="18"/>
                <w:szCs w:val="18"/>
              </w:rPr>
              <w:t>Enable talent to discover relevant employment opportunities</w:t>
            </w:r>
          </w:p>
        </w:tc>
      </w:tr>
      <w:tr w:rsidR="00D279F3" w14:paraId="4D6CF244"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09AD699" w14:textId="77777777" w:rsidR="00D279F3" w:rsidRDefault="00000000" w:rsidP="00AE7E93">
            <w:pPr>
              <w:jc w:val="both"/>
              <w:pPrChange w:id="32" w:author="Duong Ha" w:date="2026-09-13T22:07:00Z" w16du:dateUtc="2026-09-13T15:07:00Z">
                <w:pPr/>
              </w:pPrChange>
            </w:pPr>
            <w:r>
              <w:rPr>
                <w:rFonts w:ascii="Calibri" w:eastAsia="Calibri" w:hAnsi="Calibri" w:cs="Calibri"/>
                <w:color w:val="1B252E"/>
                <w:sz w:val="18"/>
                <w:szCs w:val="18"/>
              </w:rPr>
              <w:t>JSP-FR-004 (Profile) / FR-004b (Multi-Resume, new)</w:t>
            </w:r>
          </w:p>
        </w:tc>
        <w:tc>
          <w:tcPr>
            <w:tcW w:w="1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F279215" w14:textId="77777777" w:rsidR="00D279F3" w:rsidRDefault="00000000" w:rsidP="00AE7E93">
            <w:pPr>
              <w:jc w:val="both"/>
              <w:pPrChange w:id="33" w:author="Duong Ha" w:date="2026-09-13T22:07:00Z" w16du:dateUtc="2026-09-13T15:07:00Z">
                <w:pPr/>
              </w:pPrChange>
            </w:pPr>
            <w:r>
              <w:rPr>
                <w:rFonts w:ascii="Calibri" w:eastAsia="Calibri" w:hAnsi="Calibri" w:cs="Calibri"/>
                <w:color w:val="1B252E"/>
                <w:sz w:val="18"/>
                <w:szCs w:val="18"/>
              </w:rPr>
              <w:t>LV-BRD-REQ-0002 / 0003</w:t>
            </w:r>
          </w:p>
        </w:tc>
        <w:tc>
          <w:tcPr>
            <w:tcW w:w="3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C1C1C0D" w14:textId="77777777" w:rsidR="00D279F3" w:rsidRDefault="00000000" w:rsidP="00AE7E93">
            <w:pPr>
              <w:jc w:val="both"/>
              <w:pPrChange w:id="34" w:author="Duong Ha" w:date="2026-09-13T22:07:00Z" w16du:dateUtc="2026-09-13T15:07:00Z">
                <w:pPr/>
              </w:pPrChange>
            </w:pPr>
            <w:r>
              <w:rPr>
                <w:rFonts w:ascii="Calibri" w:eastAsia="Calibri" w:hAnsi="Calibri" w:cs="Calibri"/>
                <w:color w:val="1B252E"/>
                <w:sz w:val="18"/>
                <w:szCs w:val="18"/>
              </w:rPr>
              <w:t>Maintain a comprehensive professional profile / support creation, upload and ongoing management of professional resumes</w:t>
            </w:r>
          </w:p>
        </w:tc>
      </w:tr>
      <w:tr w:rsidR="00D279F3" w14:paraId="5B868143"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79708D8" w14:textId="77777777" w:rsidR="00D279F3" w:rsidRDefault="00000000" w:rsidP="00AE7E93">
            <w:pPr>
              <w:jc w:val="both"/>
              <w:pPrChange w:id="35" w:author="Duong Ha" w:date="2026-09-13T22:07:00Z" w16du:dateUtc="2026-09-13T15:07:00Z">
                <w:pPr/>
              </w:pPrChange>
            </w:pPr>
            <w:r>
              <w:rPr>
                <w:rFonts w:ascii="Calibri" w:eastAsia="Calibri" w:hAnsi="Calibri" w:cs="Calibri"/>
                <w:color w:val="1B252E"/>
                <w:sz w:val="18"/>
                <w:szCs w:val="18"/>
              </w:rPr>
              <w:t>JSP-FR-005 (One-Click Apply)</w:t>
            </w:r>
          </w:p>
        </w:tc>
        <w:tc>
          <w:tcPr>
            <w:tcW w:w="18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83B471F" w14:textId="77777777" w:rsidR="00D279F3" w:rsidRDefault="00000000" w:rsidP="00AE7E93">
            <w:pPr>
              <w:jc w:val="both"/>
              <w:pPrChange w:id="36" w:author="Duong Ha" w:date="2026-09-13T22:07:00Z" w16du:dateUtc="2026-09-13T15:07:00Z">
                <w:pPr/>
              </w:pPrChange>
            </w:pPr>
            <w:r>
              <w:rPr>
                <w:rFonts w:ascii="Calibri" w:eastAsia="Calibri" w:hAnsi="Calibri" w:cs="Calibri"/>
                <w:color w:val="1B252E"/>
                <w:sz w:val="18"/>
                <w:szCs w:val="18"/>
              </w:rPr>
              <w:t>LV-BRD-REQ-0006</w:t>
            </w:r>
          </w:p>
        </w:tc>
        <w:tc>
          <w:tcPr>
            <w:tcW w:w="3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05244562" w14:textId="77777777" w:rsidR="00D279F3" w:rsidRDefault="00000000" w:rsidP="00AE7E93">
            <w:pPr>
              <w:jc w:val="both"/>
              <w:pPrChange w:id="37" w:author="Duong Ha" w:date="2026-09-13T22:07:00Z" w16du:dateUtc="2026-09-13T15:07:00Z">
                <w:pPr/>
              </w:pPrChange>
            </w:pPr>
            <w:r>
              <w:rPr>
                <w:rFonts w:ascii="Calibri" w:eastAsia="Calibri" w:hAnsi="Calibri" w:cs="Calibri"/>
                <w:color w:val="1B252E"/>
                <w:sz w:val="18"/>
                <w:szCs w:val="18"/>
              </w:rPr>
              <w:t>Enable talent to apply for suitable opportunities</w:t>
            </w:r>
          </w:p>
        </w:tc>
      </w:tr>
      <w:tr w:rsidR="00D279F3" w14:paraId="6CE12FF7"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219DE2D" w14:textId="77777777" w:rsidR="00D279F3" w:rsidRDefault="00000000" w:rsidP="00AE7E93">
            <w:pPr>
              <w:jc w:val="both"/>
              <w:pPrChange w:id="38" w:author="Duong Ha" w:date="2026-09-13T22:07:00Z" w16du:dateUtc="2026-09-13T15:07:00Z">
                <w:pPr/>
              </w:pPrChange>
            </w:pPr>
            <w:r>
              <w:rPr>
                <w:rFonts w:ascii="Calibri" w:eastAsia="Calibri" w:hAnsi="Calibri" w:cs="Calibri"/>
                <w:color w:val="1B252E"/>
                <w:sz w:val="18"/>
                <w:szCs w:val="18"/>
              </w:rPr>
              <w:t>JSP-FR-006 (Saved Jobs)</w:t>
            </w:r>
          </w:p>
        </w:tc>
        <w:tc>
          <w:tcPr>
            <w:tcW w:w="1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56D4155" w14:textId="77777777" w:rsidR="00D279F3" w:rsidRDefault="00000000" w:rsidP="00AE7E93">
            <w:pPr>
              <w:jc w:val="both"/>
              <w:pPrChange w:id="39" w:author="Duong Ha" w:date="2026-09-13T22:07:00Z" w16du:dateUtc="2026-09-13T15:07:00Z">
                <w:pPr/>
              </w:pPrChange>
            </w:pPr>
            <w:r>
              <w:rPr>
                <w:rFonts w:ascii="Calibri" w:eastAsia="Calibri" w:hAnsi="Calibri" w:cs="Calibri"/>
                <w:color w:val="1B252E"/>
                <w:sz w:val="18"/>
                <w:szCs w:val="18"/>
              </w:rPr>
              <w:t>LV-BRD-REQ-0004</w:t>
            </w:r>
          </w:p>
        </w:tc>
        <w:tc>
          <w:tcPr>
            <w:tcW w:w="3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B7043AE" w14:textId="77777777" w:rsidR="00D279F3" w:rsidRDefault="00000000" w:rsidP="00AE7E93">
            <w:pPr>
              <w:jc w:val="both"/>
              <w:pPrChange w:id="40" w:author="Duong Ha" w:date="2026-09-13T22:07:00Z" w16du:dateUtc="2026-09-13T15:07:00Z">
                <w:pPr/>
              </w:pPrChange>
            </w:pPr>
            <w:r>
              <w:rPr>
                <w:rFonts w:ascii="Calibri" w:eastAsia="Calibri" w:hAnsi="Calibri" w:cs="Calibri"/>
                <w:color w:val="1B252E"/>
                <w:sz w:val="18"/>
                <w:szCs w:val="18"/>
              </w:rPr>
              <w:t>Enable talent to discover relevant employment opportunities</w:t>
            </w:r>
          </w:p>
        </w:tc>
      </w:tr>
      <w:tr w:rsidR="00D279F3" w14:paraId="52E97533"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5FA1B0F" w14:textId="77777777" w:rsidR="00D279F3" w:rsidRDefault="00000000" w:rsidP="00AE7E93">
            <w:pPr>
              <w:jc w:val="both"/>
              <w:pPrChange w:id="41" w:author="Duong Ha" w:date="2026-09-13T22:07:00Z" w16du:dateUtc="2026-09-13T15:07:00Z">
                <w:pPr/>
              </w:pPrChange>
            </w:pPr>
            <w:r>
              <w:rPr>
                <w:rFonts w:ascii="Calibri" w:eastAsia="Calibri" w:hAnsi="Calibri" w:cs="Calibri"/>
                <w:color w:val="1B252E"/>
                <w:sz w:val="18"/>
                <w:szCs w:val="18"/>
              </w:rPr>
              <w:t>JSP-FR-007/007b (Application Tracker)</w:t>
            </w:r>
          </w:p>
        </w:tc>
        <w:tc>
          <w:tcPr>
            <w:tcW w:w="18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6ECB989" w14:textId="77777777" w:rsidR="00D279F3" w:rsidRDefault="00000000" w:rsidP="00AE7E93">
            <w:pPr>
              <w:jc w:val="both"/>
              <w:pPrChange w:id="42" w:author="Duong Ha" w:date="2026-09-13T22:07:00Z" w16du:dateUtc="2026-09-13T15:07:00Z">
                <w:pPr/>
              </w:pPrChange>
            </w:pPr>
            <w:r>
              <w:rPr>
                <w:rFonts w:ascii="Calibri" w:eastAsia="Calibri" w:hAnsi="Calibri" w:cs="Calibri"/>
                <w:color w:val="1B252E"/>
                <w:sz w:val="18"/>
                <w:szCs w:val="18"/>
              </w:rPr>
              <w:t>LV-BRD-REQ-0007</w:t>
            </w:r>
          </w:p>
        </w:tc>
        <w:tc>
          <w:tcPr>
            <w:tcW w:w="3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2968141" w14:textId="77777777" w:rsidR="00D279F3" w:rsidRDefault="00000000" w:rsidP="00AE7E93">
            <w:pPr>
              <w:jc w:val="both"/>
              <w:pPrChange w:id="43" w:author="Duong Ha" w:date="2026-09-13T22:07:00Z" w16du:dateUtc="2026-09-13T15:07:00Z">
                <w:pPr/>
              </w:pPrChange>
            </w:pPr>
            <w:r>
              <w:rPr>
                <w:rFonts w:ascii="Calibri" w:eastAsia="Calibri" w:hAnsi="Calibri" w:cs="Calibri"/>
                <w:color w:val="1B252E"/>
                <w:sz w:val="18"/>
                <w:szCs w:val="18"/>
              </w:rPr>
              <w:t>Enable talent to monitor recruitment progress throughout the hiring lifecycle</w:t>
            </w:r>
          </w:p>
        </w:tc>
      </w:tr>
      <w:tr w:rsidR="00D279F3" w14:paraId="298F7718"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1421684" w14:textId="77777777" w:rsidR="00D279F3" w:rsidRDefault="00000000" w:rsidP="00AE7E93">
            <w:pPr>
              <w:jc w:val="both"/>
              <w:pPrChange w:id="44" w:author="Duong Ha" w:date="2026-09-13T22:07:00Z" w16du:dateUtc="2026-09-13T15:07:00Z">
                <w:pPr/>
              </w:pPrChange>
            </w:pPr>
            <w:r>
              <w:rPr>
                <w:rFonts w:ascii="Calibri" w:eastAsia="Calibri" w:hAnsi="Calibri" w:cs="Calibri"/>
                <w:color w:val="1B252E"/>
                <w:sz w:val="18"/>
                <w:szCs w:val="18"/>
              </w:rPr>
              <w:t>JSP-FR-008 (Status Notifications)</w:t>
            </w:r>
          </w:p>
        </w:tc>
        <w:tc>
          <w:tcPr>
            <w:tcW w:w="1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F66C2DC" w14:textId="77777777" w:rsidR="00D279F3" w:rsidRDefault="00000000" w:rsidP="00AE7E93">
            <w:pPr>
              <w:jc w:val="both"/>
              <w:pPrChange w:id="45" w:author="Duong Ha" w:date="2026-09-13T22:07:00Z" w16du:dateUtc="2026-09-13T15:07:00Z">
                <w:pPr/>
              </w:pPrChange>
            </w:pPr>
            <w:r>
              <w:rPr>
                <w:rFonts w:ascii="Calibri" w:eastAsia="Calibri" w:hAnsi="Calibri" w:cs="Calibri"/>
                <w:color w:val="1B252E"/>
                <w:sz w:val="18"/>
                <w:szCs w:val="18"/>
              </w:rPr>
              <w:t>LV-BRD-REQ-0007</w:t>
            </w:r>
          </w:p>
        </w:tc>
        <w:tc>
          <w:tcPr>
            <w:tcW w:w="3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44E43E4" w14:textId="77777777" w:rsidR="00D279F3" w:rsidRDefault="00000000" w:rsidP="00AE7E93">
            <w:pPr>
              <w:jc w:val="both"/>
              <w:pPrChange w:id="46" w:author="Duong Ha" w:date="2026-09-13T22:07:00Z" w16du:dateUtc="2026-09-13T15:07:00Z">
                <w:pPr/>
              </w:pPrChange>
            </w:pPr>
            <w:r>
              <w:rPr>
                <w:rFonts w:ascii="Calibri" w:eastAsia="Calibri" w:hAnsi="Calibri" w:cs="Calibri"/>
                <w:color w:val="1B252E"/>
                <w:sz w:val="18"/>
                <w:szCs w:val="18"/>
              </w:rPr>
              <w:t>Monitor recruitment progress throughout the hiring lifecycle</w:t>
            </w:r>
          </w:p>
        </w:tc>
      </w:tr>
      <w:tr w:rsidR="00D279F3" w14:paraId="0916BB3B"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FD89175" w14:textId="77777777" w:rsidR="00D279F3" w:rsidRDefault="00000000" w:rsidP="00AE7E93">
            <w:pPr>
              <w:jc w:val="both"/>
              <w:pPrChange w:id="47" w:author="Duong Ha" w:date="2026-09-13T22:07:00Z" w16du:dateUtc="2026-09-13T15:07:00Z">
                <w:pPr/>
              </w:pPrChange>
            </w:pPr>
            <w:r>
              <w:rPr>
                <w:rFonts w:ascii="Calibri" w:eastAsia="Calibri" w:hAnsi="Calibri" w:cs="Calibri"/>
                <w:color w:val="1B252E"/>
                <w:sz w:val="18"/>
                <w:szCs w:val="18"/>
              </w:rPr>
              <w:t>JSP-FR-009 (AI Interview Prep)</w:t>
            </w:r>
          </w:p>
        </w:tc>
        <w:tc>
          <w:tcPr>
            <w:tcW w:w="18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251291F" w14:textId="77777777" w:rsidR="00D279F3" w:rsidRDefault="00000000" w:rsidP="00AE7E93">
            <w:pPr>
              <w:jc w:val="both"/>
              <w:pPrChange w:id="48" w:author="Duong Ha" w:date="2026-09-13T22:07:00Z" w16du:dateUtc="2026-09-13T15:07:00Z">
                <w:pPr/>
              </w:pPrChange>
            </w:pPr>
            <w:r>
              <w:rPr>
                <w:rFonts w:ascii="Calibri" w:eastAsia="Calibri" w:hAnsi="Calibri" w:cs="Calibri"/>
                <w:color w:val="1B252E"/>
                <w:sz w:val="18"/>
                <w:szCs w:val="18"/>
              </w:rPr>
              <w:t>LV-BRD-REQ-0023</w:t>
            </w:r>
          </w:p>
        </w:tc>
        <w:tc>
          <w:tcPr>
            <w:tcW w:w="3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EA3483A" w14:textId="77777777" w:rsidR="00D279F3" w:rsidRDefault="00000000" w:rsidP="00AE7E93">
            <w:pPr>
              <w:jc w:val="both"/>
              <w:pPrChange w:id="49" w:author="Duong Ha" w:date="2026-09-13T22:07:00Z" w16du:dateUtc="2026-09-13T15:07:00Z">
                <w:pPr/>
              </w:pPrChange>
            </w:pPr>
            <w:r>
              <w:rPr>
                <w:rFonts w:ascii="Calibri" w:eastAsia="Calibri" w:hAnsi="Calibri" w:cs="Calibri"/>
                <w:color w:val="1B252E"/>
                <w:sz w:val="18"/>
                <w:szCs w:val="18"/>
              </w:rPr>
              <w:t>Artificial Intelligence shall assist interview preparation</w:t>
            </w:r>
          </w:p>
        </w:tc>
      </w:tr>
      <w:tr w:rsidR="00D279F3" w14:paraId="3DCE2049"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819781C" w14:textId="77777777" w:rsidR="00D279F3" w:rsidRDefault="00000000" w:rsidP="00AE7E93">
            <w:pPr>
              <w:jc w:val="both"/>
              <w:pPrChange w:id="50" w:author="Duong Ha" w:date="2026-09-13T22:07:00Z" w16du:dateUtc="2026-09-13T15:07:00Z">
                <w:pPr/>
              </w:pPrChange>
            </w:pPr>
            <w:r>
              <w:rPr>
                <w:rFonts w:ascii="Calibri" w:eastAsia="Calibri" w:hAnsi="Calibri" w:cs="Calibri"/>
                <w:color w:val="1B252E"/>
                <w:sz w:val="18"/>
                <w:szCs w:val="18"/>
              </w:rPr>
              <w:t>JSP-FR-010 (Job Recommendations)</w:t>
            </w:r>
          </w:p>
        </w:tc>
        <w:tc>
          <w:tcPr>
            <w:tcW w:w="1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421B46C" w14:textId="77777777" w:rsidR="00D279F3" w:rsidRDefault="00000000" w:rsidP="00AE7E93">
            <w:pPr>
              <w:jc w:val="both"/>
              <w:pPrChange w:id="51" w:author="Duong Ha" w:date="2026-09-13T22:07:00Z" w16du:dateUtc="2026-09-13T15:07:00Z">
                <w:pPr/>
              </w:pPrChange>
            </w:pPr>
            <w:r>
              <w:rPr>
                <w:rFonts w:ascii="Calibri" w:eastAsia="Calibri" w:hAnsi="Calibri" w:cs="Calibri"/>
                <w:color w:val="1B252E"/>
                <w:sz w:val="18"/>
                <w:szCs w:val="18"/>
              </w:rPr>
              <w:t>LV-BRD-REQ-0005</w:t>
            </w:r>
          </w:p>
        </w:tc>
        <w:tc>
          <w:tcPr>
            <w:tcW w:w="3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C135C70" w14:textId="77777777" w:rsidR="00D279F3" w:rsidRDefault="00000000" w:rsidP="00AE7E93">
            <w:pPr>
              <w:jc w:val="both"/>
              <w:pPrChange w:id="52" w:author="Duong Ha" w:date="2026-09-13T22:07:00Z" w16du:dateUtc="2026-09-13T15:07:00Z">
                <w:pPr/>
              </w:pPrChange>
            </w:pPr>
            <w:r>
              <w:rPr>
                <w:rFonts w:ascii="Calibri" w:eastAsia="Calibri" w:hAnsi="Calibri" w:cs="Calibri"/>
                <w:color w:val="1B252E"/>
                <w:sz w:val="18"/>
                <w:szCs w:val="18"/>
              </w:rPr>
              <w:t>Recommend relevant opportunities using Artificial Intelligence</w:t>
            </w:r>
          </w:p>
        </w:tc>
      </w:tr>
      <w:tr w:rsidR="00D279F3" w14:paraId="5CADDE5D"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7B96411" w14:textId="77777777" w:rsidR="00D279F3" w:rsidRDefault="00000000" w:rsidP="00AE7E93">
            <w:pPr>
              <w:jc w:val="both"/>
              <w:pPrChange w:id="53" w:author="Duong Ha" w:date="2026-09-13T22:07:00Z" w16du:dateUtc="2026-09-13T15:07:00Z">
                <w:pPr/>
              </w:pPrChange>
            </w:pPr>
            <w:r>
              <w:rPr>
                <w:rFonts w:ascii="Calibri" w:eastAsia="Calibri" w:hAnsi="Calibri" w:cs="Calibri"/>
                <w:color w:val="1B252E"/>
                <w:sz w:val="18"/>
                <w:szCs w:val="18"/>
              </w:rPr>
              <w:lastRenderedPageBreak/>
              <w:t>JSP-FR-011 (Guided Profile Completion)</w:t>
            </w:r>
          </w:p>
        </w:tc>
        <w:tc>
          <w:tcPr>
            <w:tcW w:w="18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0E40A7F6" w14:textId="77777777" w:rsidR="00D279F3" w:rsidRDefault="00000000" w:rsidP="00AE7E93">
            <w:pPr>
              <w:jc w:val="both"/>
              <w:pPrChange w:id="54" w:author="Duong Ha" w:date="2026-09-13T22:07:00Z" w16du:dateUtc="2026-09-13T15:07:00Z">
                <w:pPr/>
              </w:pPrChange>
            </w:pPr>
            <w:r>
              <w:rPr>
                <w:rFonts w:ascii="Calibri" w:eastAsia="Calibri" w:hAnsi="Calibri" w:cs="Calibri"/>
                <w:color w:val="1B252E"/>
                <w:sz w:val="18"/>
                <w:szCs w:val="18"/>
              </w:rPr>
              <w:t>LV-BRD-REQ-0002</w:t>
            </w:r>
          </w:p>
        </w:tc>
        <w:tc>
          <w:tcPr>
            <w:tcW w:w="3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1783C4A" w14:textId="77777777" w:rsidR="00D279F3" w:rsidRDefault="00000000" w:rsidP="00AE7E93">
            <w:pPr>
              <w:jc w:val="both"/>
              <w:pPrChange w:id="55" w:author="Duong Ha" w:date="2026-09-13T22:07:00Z" w16du:dateUtc="2026-09-13T15:07:00Z">
                <w:pPr/>
              </w:pPrChange>
            </w:pPr>
            <w:r>
              <w:rPr>
                <w:rFonts w:ascii="Calibri" w:eastAsia="Calibri" w:hAnsi="Calibri" w:cs="Calibri"/>
                <w:color w:val="1B252E"/>
                <w:sz w:val="18"/>
                <w:szCs w:val="18"/>
              </w:rPr>
              <w:t>Maintain a comprehensive professional profile</w:t>
            </w:r>
          </w:p>
        </w:tc>
      </w:tr>
      <w:tr w:rsidR="00D279F3" w14:paraId="1CD38D6A" w14:textId="77777777">
        <w:tblPrEx>
          <w:tblCellMar>
            <w:top w:w="0" w:type="dxa"/>
            <w:bottom w:w="0" w:type="dxa"/>
          </w:tblCellMar>
        </w:tblPrEx>
        <w:tc>
          <w:tcPr>
            <w:tcW w:w="3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5387CD1" w14:textId="77777777" w:rsidR="00D279F3" w:rsidRDefault="00000000" w:rsidP="00AE7E93">
            <w:pPr>
              <w:jc w:val="both"/>
              <w:pPrChange w:id="56" w:author="Duong Ha" w:date="2026-09-13T22:07:00Z" w16du:dateUtc="2026-09-13T15:07:00Z">
                <w:pPr/>
              </w:pPrChange>
            </w:pPr>
            <w:r>
              <w:rPr>
                <w:rFonts w:ascii="Calibri" w:eastAsia="Calibri" w:hAnsi="Calibri" w:cs="Calibri"/>
                <w:color w:val="1B252E"/>
                <w:sz w:val="18"/>
                <w:szCs w:val="18"/>
              </w:rPr>
              <w:t>JSP-FR-012 (Document Archive)</w:t>
            </w:r>
          </w:p>
        </w:tc>
        <w:tc>
          <w:tcPr>
            <w:tcW w:w="1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3190809" w14:textId="77777777" w:rsidR="00D279F3" w:rsidRDefault="00000000" w:rsidP="00AE7E93">
            <w:pPr>
              <w:jc w:val="both"/>
              <w:pPrChange w:id="57" w:author="Duong Ha" w:date="2026-09-13T22:07:00Z" w16du:dateUtc="2026-09-13T15:07:00Z">
                <w:pPr/>
              </w:pPrChange>
            </w:pPr>
            <w:r>
              <w:rPr>
                <w:rFonts w:ascii="Calibri" w:eastAsia="Calibri" w:hAnsi="Calibri" w:cs="Calibri"/>
                <w:color w:val="1B252E"/>
                <w:sz w:val="18"/>
                <w:szCs w:val="18"/>
              </w:rPr>
              <w:t>LV-BRD-REQ-0003</w:t>
            </w:r>
          </w:p>
        </w:tc>
        <w:tc>
          <w:tcPr>
            <w:tcW w:w="3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2561E41" w14:textId="77777777" w:rsidR="00D279F3" w:rsidRDefault="00000000" w:rsidP="00AE7E93">
            <w:pPr>
              <w:jc w:val="both"/>
              <w:pPrChange w:id="58" w:author="Duong Ha" w:date="2026-09-13T22:07:00Z" w16du:dateUtc="2026-09-13T15:07:00Z">
                <w:pPr/>
              </w:pPrChange>
            </w:pPr>
            <w:r>
              <w:rPr>
                <w:rFonts w:ascii="Calibri" w:eastAsia="Calibri" w:hAnsi="Calibri" w:cs="Calibri"/>
                <w:color w:val="1B252E"/>
                <w:sz w:val="18"/>
                <w:szCs w:val="18"/>
              </w:rPr>
              <w:t>Support creation, upload and ongoing management of professional resumes</w:t>
            </w:r>
          </w:p>
        </w:tc>
      </w:tr>
    </w:tbl>
    <w:p w14:paraId="7AE4E143" w14:textId="77777777" w:rsidR="00D279F3" w:rsidRDefault="00000000" w:rsidP="00AE7E93">
      <w:pPr>
        <w:pStyle w:val="Heading2"/>
        <w:spacing w:before="280" w:after="130"/>
        <w:jc w:val="both"/>
        <w:pPrChange w:id="59" w:author="Duong Ha" w:date="2026-09-13T22:07:00Z" w16du:dateUtc="2026-09-13T15:07:00Z">
          <w:pPr>
            <w:pStyle w:val="Heading2"/>
            <w:spacing w:before="280" w:after="130"/>
          </w:pPr>
        </w:pPrChange>
      </w:pPr>
      <w:r>
        <w:rPr>
          <w:rFonts w:ascii="Calibri" w:eastAsia="Calibri" w:hAnsi="Calibri" w:cs="Calibri"/>
          <w:b/>
          <w:bCs/>
          <w:color w:val="1B6C74"/>
          <w:sz w:val="24"/>
          <w:szCs w:val="24"/>
        </w:rPr>
        <w:t>2.1 Gap Identified During BRD Alignment — Multiple Resume Support</w:t>
      </w:r>
    </w:p>
    <w:p w14:paraId="39A2CBAA" w14:textId="77777777" w:rsidR="00D279F3" w:rsidRDefault="00000000" w:rsidP="00AE7E93">
      <w:pPr>
        <w:spacing w:after="140"/>
        <w:jc w:val="both"/>
        <w:pPrChange w:id="60" w:author="Duong Ha" w:date="2026-09-13T22:07:00Z" w16du:dateUtc="2026-09-13T15:07:00Z">
          <w:pPr>
            <w:spacing w:after="140"/>
          </w:pPr>
        </w:pPrChange>
      </w:pPr>
      <w:r>
        <w:rPr>
          <w:rFonts w:ascii="Calibri" w:eastAsia="Calibri" w:hAnsi="Calibri" w:cs="Calibri"/>
          <w:color w:val="1B252E"/>
        </w:rPr>
        <w:t>BRD requirement LV-BRD-REQ-0003 explicitly calls for 'ongoing management of professional resumes' (plural), and this is reinforced directly by Business Rule LV-BR-0007: 'A Talent may maintain multiple resumes tailored for different industries, roles, or career objectives.' The BRD goes further and flags this as a competitive differentiator — most competing platforms support only a single resume.</w:t>
      </w:r>
    </w:p>
    <w:p w14:paraId="356C0A35" w14:textId="77777777" w:rsidR="00D279F3" w:rsidRDefault="00000000" w:rsidP="00AE7E93">
      <w:pPr>
        <w:spacing w:after="140"/>
        <w:jc w:val="both"/>
        <w:pPrChange w:id="61" w:author="Duong Ha" w:date="2026-09-13T22:07:00Z" w16du:dateUtc="2026-09-13T15:07:00Z">
          <w:pPr>
            <w:spacing w:after="140"/>
          </w:pPr>
        </w:pPrChange>
      </w:pPr>
      <w:r>
        <w:rPr>
          <w:rFonts w:ascii="Calibri" w:eastAsia="Calibri" w:hAnsi="Calibri" w:cs="Calibri"/>
          <w:color w:val="1B252E"/>
        </w:rPr>
        <w:t>The original PRD-derived JSP-FR-004 only specified a single resume/document upload as part of the profile. This is a genuine capability gap, not a documentation gap — the underlying data model and screens need to change. This revision adds JSP-FR-004b (Section 6) to close it; see the Open Items section for the follow-on screen-design question this raises.</w:t>
      </w:r>
    </w:p>
    <w:p w14:paraId="0CD057BE" w14:textId="77777777" w:rsidR="00D279F3" w:rsidRDefault="00000000" w:rsidP="00AE7E93">
      <w:pPr>
        <w:pStyle w:val="Heading1"/>
        <w:spacing w:before="400" w:after="160"/>
        <w:jc w:val="both"/>
        <w:pPrChange w:id="62" w:author="Duong Ha" w:date="2026-09-13T22:07:00Z" w16du:dateUtc="2026-09-13T15:07:00Z">
          <w:pPr>
            <w:pStyle w:val="Heading1"/>
            <w:spacing w:before="400" w:after="160"/>
          </w:pPr>
        </w:pPrChange>
      </w:pPr>
      <w:r>
        <w:rPr>
          <w:rFonts w:ascii="Calibri" w:eastAsia="Calibri" w:hAnsi="Calibri" w:cs="Calibri"/>
          <w:b/>
          <w:bCs/>
          <w:color w:val="16324F"/>
          <w:sz w:val="29"/>
          <w:szCs w:val="29"/>
        </w:rPr>
        <w:t>3. Roles in Scope</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26"/>
      </w:tblGrid>
      <w:tr w:rsidR="00D279F3" w14:paraId="4A4CD348" w14:textId="77777777">
        <w:tblPrEx>
          <w:tblCellMar>
            <w:top w:w="0" w:type="dxa"/>
            <w:bottom w:w="0" w:type="dxa"/>
          </w:tblCellMar>
        </w:tblPrEx>
        <w:trPr>
          <w:tblHeader/>
        </w:trPr>
        <w:tc>
          <w:tcPr>
            <w:tcW w:w="28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2FC2C840" w14:textId="77777777" w:rsidR="00D279F3" w:rsidRDefault="00000000" w:rsidP="00AE7E93">
            <w:pPr>
              <w:jc w:val="both"/>
              <w:pPrChange w:id="63" w:author="Duong Ha" w:date="2026-09-13T22:07:00Z" w16du:dateUtc="2026-09-13T15:07:00Z">
                <w:pPr/>
              </w:pPrChange>
            </w:pPr>
            <w:r>
              <w:rPr>
                <w:rFonts w:ascii="Calibri" w:eastAsia="Calibri" w:hAnsi="Calibri" w:cs="Calibri"/>
                <w:b/>
                <w:bCs/>
                <w:color w:val="FFFFFF"/>
                <w:sz w:val="18"/>
                <w:szCs w:val="18"/>
              </w:rPr>
              <w:t>Role</w:t>
            </w:r>
          </w:p>
        </w:tc>
        <w:tc>
          <w:tcPr>
            <w:tcW w:w="66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5E8909E1" w14:textId="77777777" w:rsidR="00D279F3" w:rsidRDefault="00000000" w:rsidP="00AE7E93">
            <w:pPr>
              <w:jc w:val="both"/>
              <w:pPrChange w:id="64" w:author="Duong Ha" w:date="2026-09-13T22:07:00Z" w16du:dateUtc="2026-09-13T15:07:00Z">
                <w:pPr/>
              </w:pPrChange>
            </w:pPr>
            <w:r>
              <w:rPr>
                <w:rFonts w:ascii="Calibri" w:eastAsia="Calibri" w:hAnsi="Calibri" w:cs="Calibri"/>
                <w:b/>
                <w:bCs/>
                <w:color w:val="FFFFFF"/>
                <w:sz w:val="18"/>
                <w:szCs w:val="18"/>
              </w:rPr>
              <w:t>Relevance</w:t>
            </w:r>
          </w:p>
        </w:tc>
      </w:tr>
      <w:tr w:rsidR="00D279F3" w14:paraId="0C2F4393" w14:textId="77777777">
        <w:tblPrEx>
          <w:tblCellMar>
            <w:top w:w="0" w:type="dxa"/>
            <w:bottom w:w="0" w:type="dxa"/>
          </w:tblCellMar>
        </w:tblPrEx>
        <w:tc>
          <w:tcPr>
            <w:tcW w:w="2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0524322" w14:textId="77777777" w:rsidR="00D279F3" w:rsidRDefault="00000000" w:rsidP="00AE7E93">
            <w:pPr>
              <w:jc w:val="both"/>
              <w:pPrChange w:id="65" w:author="Duong Ha" w:date="2026-09-13T22:07:00Z" w16du:dateUtc="2026-09-13T15:07:00Z">
                <w:pPr/>
              </w:pPrChange>
            </w:pPr>
            <w:r>
              <w:rPr>
                <w:rFonts w:ascii="Calibri" w:eastAsia="Calibri" w:hAnsi="Calibri" w:cs="Calibri"/>
                <w:color w:val="1B252E"/>
                <w:sz w:val="18"/>
                <w:szCs w:val="18"/>
              </w:rPr>
              <w:t>Guest</w:t>
            </w:r>
          </w:p>
        </w:tc>
        <w:tc>
          <w:tcPr>
            <w:tcW w:w="6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EE617E3" w14:textId="77777777" w:rsidR="00D279F3" w:rsidRDefault="00000000" w:rsidP="00AE7E93">
            <w:pPr>
              <w:jc w:val="both"/>
              <w:pPrChange w:id="66" w:author="Duong Ha" w:date="2026-09-13T22:07:00Z" w16du:dateUtc="2026-09-13T15:07:00Z">
                <w:pPr/>
              </w:pPrChange>
            </w:pPr>
            <w:r>
              <w:rPr>
                <w:rFonts w:ascii="Calibri" w:eastAsia="Calibri" w:hAnsi="Calibri" w:cs="Calibri"/>
                <w:color w:val="1B252E"/>
                <w:sz w:val="18"/>
                <w:szCs w:val="18"/>
              </w:rPr>
              <w:t>Browses jobs, views employer directory, cannot apply or save jobs without registering</w:t>
            </w:r>
          </w:p>
        </w:tc>
      </w:tr>
      <w:tr w:rsidR="00D279F3" w14:paraId="53CEA0E9" w14:textId="77777777">
        <w:tblPrEx>
          <w:tblCellMar>
            <w:top w:w="0" w:type="dxa"/>
            <w:bottom w:w="0" w:type="dxa"/>
          </w:tblCellMar>
        </w:tblPrEx>
        <w:tc>
          <w:tcPr>
            <w:tcW w:w="28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0C4013AE" w14:textId="77777777" w:rsidR="00D279F3" w:rsidRDefault="00000000" w:rsidP="00AE7E93">
            <w:pPr>
              <w:jc w:val="both"/>
              <w:pPrChange w:id="67" w:author="Duong Ha" w:date="2026-09-13T22:07:00Z" w16du:dateUtc="2026-09-13T15:07:00Z">
                <w:pPr/>
              </w:pPrChange>
            </w:pPr>
            <w:r>
              <w:rPr>
                <w:rFonts w:ascii="Calibri" w:eastAsia="Calibri" w:hAnsi="Calibri" w:cs="Calibri"/>
                <w:color w:val="1B252E"/>
                <w:sz w:val="18"/>
                <w:szCs w:val="18"/>
              </w:rPr>
              <w:t>Job Seeker</w:t>
            </w:r>
          </w:p>
        </w:tc>
        <w:tc>
          <w:tcPr>
            <w:tcW w:w="6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13FB34F" w14:textId="77777777" w:rsidR="00D279F3" w:rsidRDefault="00000000" w:rsidP="00AE7E93">
            <w:pPr>
              <w:jc w:val="both"/>
              <w:pPrChange w:id="68" w:author="Duong Ha" w:date="2026-09-13T22:07:00Z" w16du:dateUtc="2026-09-13T15:07:00Z">
                <w:pPr/>
              </w:pPrChange>
            </w:pPr>
            <w:r>
              <w:rPr>
                <w:rFonts w:ascii="Calibri" w:eastAsia="Calibri" w:hAnsi="Calibri" w:cs="Calibri"/>
                <w:color w:val="1B252E"/>
                <w:sz w:val="18"/>
                <w:szCs w:val="18"/>
              </w:rPr>
              <w:t>Full portal access: apply, track, save jobs, manage profile and documents, AI interview prep</w:t>
            </w:r>
          </w:p>
        </w:tc>
      </w:tr>
    </w:tbl>
    <w:p w14:paraId="38FFE1DD" w14:textId="77777777" w:rsidR="00D279F3" w:rsidRDefault="00000000" w:rsidP="00AE7E93">
      <w:pPr>
        <w:pStyle w:val="Heading1"/>
        <w:spacing w:before="400" w:after="160"/>
        <w:jc w:val="both"/>
        <w:pPrChange w:id="69" w:author="Duong Ha" w:date="2026-09-13T22:07:00Z" w16du:dateUtc="2026-09-13T15:07:00Z">
          <w:pPr>
            <w:pStyle w:val="Heading1"/>
            <w:spacing w:before="400" w:after="160"/>
          </w:pPr>
        </w:pPrChange>
      </w:pPr>
      <w:r>
        <w:rPr>
          <w:rFonts w:ascii="Calibri" w:eastAsia="Calibri" w:hAnsi="Calibri" w:cs="Calibri"/>
          <w:b/>
          <w:bCs/>
          <w:color w:val="16324F"/>
          <w:sz w:val="29"/>
          <w:szCs w:val="29"/>
        </w:rPr>
        <w:t>4. Screens in Scope</w:t>
      </w:r>
    </w:p>
    <w:tbl>
      <w:tblPr>
        <w:tblW w:w="9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1300"/>
        <w:gridCol w:w="4826"/>
      </w:tblGrid>
      <w:tr w:rsidR="00D279F3" w14:paraId="705A6613" w14:textId="77777777">
        <w:tblPrEx>
          <w:tblCellMar>
            <w:top w:w="0" w:type="dxa"/>
            <w:bottom w:w="0" w:type="dxa"/>
          </w:tblCellMar>
        </w:tblPrEx>
        <w:trPr>
          <w:tblHeader/>
        </w:trPr>
        <w:tc>
          <w:tcPr>
            <w:tcW w:w="10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4B889F3F" w14:textId="77777777" w:rsidR="00D279F3" w:rsidRDefault="00000000" w:rsidP="00AE7E93">
            <w:pPr>
              <w:jc w:val="both"/>
              <w:pPrChange w:id="70" w:author="Duong Ha" w:date="2026-09-13T22:07:00Z" w16du:dateUtc="2026-09-13T15:07:00Z">
                <w:pPr/>
              </w:pPrChange>
            </w:pPr>
            <w:r>
              <w:rPr>
                <w:rFonts w:ascii="Calibri" w:eastAsia="Calibri" w:hAnsi="Calibri" w:cs="Calibri"/>
                <w:b/>
                <w:bCs/>
                <w:color w:val="FFFFFF"/>
                <w:sz w:val="18"/>
                <w:szCs w:val="18"/>
              </w:rPr>
              <w:t>Screen ID</w:t>
            </w:r>
          </w:p>
        </w:tc>
        <w:tc>
          <w:tcPr>
            <w:tcW w:w="20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5352040F" w14:textId="77777777" w:rsidR="00D279F3" w:rsidRDefault="00000000" w:rsidP="00AE7E93">
            <w:pPr>
              <w:jc w:val="both"/>
              <w:pPrChange w:id="71" w:author="Duong Ha" w:date="2026-09-13T22:07:00Z" w16du:dateUtc="2026-09-13T15:07:00Z">
                <w:pPr/>
              </w:pPrChange>
            </w:pPr>
            <w:r>
              <w:rPr>
                <w:rFonts w:ascii="Calibri" w:eastAsia="Calibri" w:hAnsi="Calibri" w:cs="Calibri"/>
                <w:b/>
                <w:bCs/>
                <w:color w:val="FFFFFF"/>
                <w:sz w:val="18"/>
                <w:szCs w:val="18"/>
              </w:rPr>
              <w:t>Screen Name</w:t>
            </w:r>
          </w:p>
        </w:tc>
        <w:tc>
          <w:tcPr>
            <w:tcW w:w="13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0C729AEE" w14:textId="77777777" w:rsidR="00D279F3" w:rsidRDefault="00000000" w:rsidP="00AE7E93">
            <w:pPr>
              <w:jc w:val="both"/>
              <w:pPrChange w:id="72" w:author="Duong Ha" w:date="2026-09-13T22:07:00Z" w16du:dateUtc="2026-09-13T15:07:00Z">
                <w:pPr/>
              </w:pPrChange>
            </w:pPr>
            <w:r>
              <w:rPr>
                <w:rFonts w:ascii="Calibri" w:eastAsia="Calibri" w:hAnsi="Calibri" w:cs="Calibri"/>
                <w:b/>
                <w:bCs/>
                <w:color w:val="FFFFFF"/>
                <w:sz w:val="18"/>
                <w:szCs w:val="18"/>
              </w:rPr>
              <w:t>Access</w:t>
            </w:r>
          </w:p>
        </w:tc>
        <w:tc>
          <w:tcPr>
            <w:tcW w:w="48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23AE4A05" w14:textId="77777777" w:rsidR="00D279F3" w:rsidRDefault="00000000" w:rsidP="00AE7E93">
            <w:pPr>
              <w:jc w:val="both"/>
              <w:pPrChange w:id="73" w:author="Duong Ha" w:date="2026-09-13T22:07:00Z" w16du:dateUtc="2026-09-13T15:07:00Z">
                <w:pPr/>
              </w:pPrChange>
            </w:pPr>
            <w:r>
              <w:rPr>
                <w:rFonts w:ascii="Calibri" w:eastAsia="Calibri" w:hAnsi="Calibri" w:cs="Calibri"/>
                <w:b/>
                <w:bCs/>
                <w:color w:val="FFFFFF"/>
                <w:sz w:val="18"/>
                <w:szCs w:val="18"/>
              </w:rPr>
              <w:t>Purpose</w:t>
            </w:r>
          </w:p>
        </w:tc>
      </w:tr>
      <w:tr w:rsidR="00D279F3" w14:paraId="1BAD2AE4"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70AD2F3" w14:textId="77777777" w:rsidR="00D279F3" w:rsidRDefault="00000000" w:rsidP="00AE7E93">
            <w:pPr>
              <w:jc w:val="both"/>
              <w:pPrChange w:id="74" w:author="Duong Ha" w:date="2026-09-13T22:07:00Z" w16du:dateUtc="2026-09-13T15:07:00Z">
                <w:pPr/>
              </w:pPrChange>
            </w:pPr>
            <w:r>
              <w:rPr>
                <w:rFonts w:ascii="Calibri" w:eastAsia="Calibri" w:hAnsi="Calibri" w:cs="Calibri"/>
                <w:color w:val="1B252E"/>
                <w:sz w:val="18"/>
                <w:szCs w:val="18"/>
              </w:rPr>
              <w:t>p01</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54B8B6B" w14:textId="77777777" w:rsidR="00D279F3" w:rsidRDefault="00000000" w:rsidP="00AE7E93">
            <w:pPr>
              <w:jc w:val="both"/>
              <w:pPrChange w:id="75" w:author="Duong Ha" w:date="2026-09-13T22:07:00Z" w16du:dateUtc="2026-09-13T15:07:00Z">
                <w:pPr/>
              </w:pPrChange>
            </w:pPr>
            <w:r>
              <w:rPr>
                <w:rFonts w:ascii="Calibri" w:eastAsia="Calibri" w:hAnsi="Calibri" w:cs="Calibri"/>
                <w:color w:val="1B252E"/>
                <w:sz w:val="18"/>
                <w:szCs w:val="18"/>
              </w:rPr>
              <w:t>Homepage</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E306B3A" w14:textId="77777777" w:rsidR="00D279F3" w:rsidRDefault="00000000" w:rsidP="00AE7E93">
            <w:pPr>
              <w:jc w:val="both"/>
              <w:pPrChange w:id="76" w:author="Duong Ha" w:date="2026-09-13T22:07:00Z" w16du:dateUtc="2026-09-13T15:07:00Z">
                <w:pPr/>
              </w:pPrChange>
            </w:pPr>
            <w:r>
              <w:rPr>
                <w:rFonts w:ascii="Calibri" w:eastAsia="Calibri" w:hAnsi="Calibri" w:cs="Calibri"/>
                <w:color w:val="1B252E"/>
                <w:sz w:val="18"/>
                <w:szCs w:val="18"/>
              </w:rPr>
              <w:t>Public</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28E645E" w14:textId="77777777" w:rsidR="00D279F3" w:rsidRDefault="00000000" w:rsidP="00AE7E93">
            <w:pPr>
              <w:jc w:val="both"/>
              <w:pPrChange w:id="77" w:author="Duong Ha" w:date="2026-09-13T22:07:00Z" w16du:dateUtc="2026-09-13T15:07:00Z">
                <w:pPr/>
              </w:pPrChange>
            </w:pPr>
            <w:r>
              <w:rPr>
                <w:rFonts w:ascii="Calibri" w:eastAsia="Calibri" w:hAnsi="Calibri" w:cs="Calibri"/>
                <w:color w:val="1B252E"/>
                <w:sz w:val="18"/>
                <w:szCs w:val="18"/>
              </w:rPr>
              <w:t>Landing page, featured jobs, employer highlights</w:t>
            </w:r>
          </w:p>
        </w:tc>
      </w:tr>
      <w:tr w:rsidR="00D279F3" w14:paraId="6FD62491"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D531DE8" w14:textId="77777777" w:rsidR="00D279F3" w:rsidRDefault="00000000" w:rsidP="00AE7E93">
            <w:pPr>
              <w:jc w:val="both"/>
              <w:pPrChange w:id="78" w:author="Duong Ha" w:date="2026-09-13T22:07:00Z" w16du:dateUtc="2026-09-13T15:07:00Z">
                <w:pPr/>
              </w:pPrChange>
            </w:pPr>
            <w:r>
              <w:rPr>
                <w:rFonts w:ascii="Calibri" w:eastAsia="Calibri" w:hAnsi="Calibri" w:cs="Calibri"/>
                <w:color w:val="1B252E"/>
                <w:sz w:val="18"/>
                <w:szCs w:val="18"/>
              </w:rPr>
              <w:t>p02</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8AF2625" w14:textId="77777777" w:rsidR="00D279F3" w:rsidRDefault="00000000" w:rsidP="00AE7E93">
            <w:pPr>
              <w:jc w:val="both"/>
              <w:pPrChange w:id="79" w:author="Duong Ha" w:date="2026-09-13T22:07:00Z" w16du:dateUtc="2026-09-13T15:07:00Z">
                <w:pPr/>
              </w:pPrChange>
            </w:pPr>
            <w:r>
              <w:rPr>
                <w:rFonts w:ascii="Calibri" w:eastAsia="Calibri" w:hAnsi="Calibri" w:cs="Calibri"/>
                <w:color w:val="1B252E"/>
                <w:sz w:val="18"/>
                <w:szCs w:val="18"/>
              </w:rPr>
              <w:t>Job Search</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257439D" w14:textId="77777777" w:rsidR="00D279F3" w:rsidRDefault="00000000" w:rsidP="00AE7E93">
            <w:pPr>
              <w:jc w:val="both"/>
              <w:pPrChange w:id="80" w:author="Duong Ha" w:date="2026-09-13T22:07:00Z" w16du:dateUtc="2026-09-13T15:07:00Z">
                <w:pPr/>
              </w:pPrChange>
            </w:pPr>
            <w:r>
              <w:rPr>
                <w:rFonts w:ascii="Calibri" w:eastAsia="Calibri" w:hAnsi="Calibri" w:cs="Calibri"/>
                <w:color w:val="1B252E"/>
                <w:sz w:val="18"/>
                <w:szCs w:val="18"/>
              </w:rPr>
              <w:t>Public</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8C9C6A2" w14:textId="77777777" w:rsidR="00D279F3" w:rsidRDefault="00000000" w:rsidP="00AE7E93">
            <w:pPr>
              <w:jc w:val="both"/>
              <w:pPrChange w:id="81" w:author="Duong Ha" w:date="2026-09-13T22:07:00Z" w16du:dateUtc="2026-09-13T15:07:00Z">
                <w:pPr/>
              </w:pPrChange>
            </w:pPr>
            <w:r>
              <w:rPr>
                <w:rFonts w:ascii="Calibri" w:eastAsia="Calibri" w:hAnsi="Calibri" w:cs="Calibri"/>
                <w:color w:val="1B252E"/>
                <w:sz w:val="18"/>
                <w:szCs w:val="18"/>
              </w:rPr>
              <w:t>Keyword/filter search across all published jobs</w:t>
            </w:r>
          </w:p>
        </w:tc>
      </w:tr>
      <w:tr w:rsidR="00D279F3" w14:paraId="2531031F"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545C84A" w14:textId="77777777" w:rsidR="00D279F3" w:rsidRDefault="00000000" w:rsidP="00AE7E93">
            <w:pPr>
              <w:jc w:val="both"/>
              <w:pPrChange w:id="82" w:author="Duong Ha" w:date="2026-09-13T22:07:00Z" w16du:dateUtc="2026-09-13T15:07:00Z">
                <w:pPr/>
              </w:pPrChange>
            </w:pPr>
            <w:r>
              <w:rPr>
                <w:rFonts w:ascii="Calibri" w:eastAsia="Calibri" w:hAnsi="Calibri" w:cs="Calibri"/>
                <w:color w:val="1B252E"/>
                <w:sz w:val="18"/>
                <w:szCs w:val="18"/>
              </w:rPr>
              <w:t>p03</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1216ADD" w14:textId="77777777" w:rsidR="00D279F3" w:rsidRDefault="00000000" w:rsidP="00AE7E93">
            <w:pPr>
              <w:jc w:val="both"/>
              <w:pPrChange w:id="83" w:author="Duong Ha" w:date="2026-09-13T22:07:00Z" w16du:dateUtc="2026-09-13T15:07:00Z">
                <w:pPr/>
              </w:pPrChange>
            </w:pPr>
            <w:r>
              <w:rPr>
                <w:rFonts w:ascii="Calibri" w:eastAsia="Calibri" w:hAnsi="Calibri" w:cs="Calibri"/>
                <w:color w:val="1B252E"/>
                <w:sz w:val="18"/>
                <w:szCs w:val="18"/>
              </w:rPr>
              <w:t>Job Detail</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A0D9206" w14:textId="77777777" w:rsidR="00D279F3" w:rsidRDefault="00000000" w:rsidP="00AE7E93">
            <w:pPr>
              <w:jc w:val="both"/>
              <w:pPrChange w:id="84" w:author="Duong Ha" w:date="2026-09-13T22:07:00Z" w16du:dateUtc="2026-09-13T15:07:00Z">
                <w:pPr/>
              </w:pPrChange>
            </w:pPr>
            <w:r>
              <w:rPr>
                <w:rFonts w:ascii="Calibri" w:eastAsia="Calibri" w:hAnsi="Calibri" w:cs="Calibri"/>
                <w:color w:val="1B252E"/>
                <w:sz w:val="18"/>
                <w:szCs w:val="18"/>
              </w:rPr>
              <w:t>Public</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5A7E60A" w14:textId="77777777" w:rsidR="00D279F3" w:rsidRDefault="00000000" w:rsidP="00AE7E93">
            <w:pPr>
              <w:jc w:val="both"/>
              <w:pPrChange w:id="85" w:author="Duong Ha" w:date="2026-09-13T22:07:00Z" w16du:dateUtc="2026-09-13T15:07:00Z">
                <w:pPr/>
              </w:pPrChange>
            </w:pPr>
            <w:r>
              <w:rPr>
                <w:rFonts w:ascii="Calibri" w:eastAsia="Calibri" w:hAnsi="Calibri" w:cs="Calibri"/>
                <w:color w:val="1B252E"/>
                <w:sz w:val="18"/>
                <w:szCs w:val="18"/>
              </w:rPr>
              <w:t>Full JD; 'Apply Now' gated behind login</w:t>
            </w:r>
          </w:p>
        </w:tc>
      </w:tr>
      <w:tr w:rsidR="00D279F3" w14:paraId="1E438C81"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4518EE8" w14:textId="77777777" w:rsidR="00D279F3" w:rsidRDefault="00000000" w:rsidP="00AE7E93">
            <w:pPr>
              <w:jc w:val="both"/>
              <w:pPrChange w:id="86" w:author="Duong Ha" w:date="2026-09-13T22:07:00Z" w16du:dateUtc="2026-09-13T15:07:00Z">
                <w:pPr/>
              </w:pPrChange>
            </w:pPr>
            <w:r>
              <w:rPr>
                <w:rFonts w:ascii="Calibri" w:eastAsia="Calibri" w:hAnsi="Calibri" w:cs="Calibri"/>
                <w:color w:val="1B252E"/>
                <w:sz w:val="18"/>
                <w:szCs w:val="18"/>
              </w:rPr>
              <w:t>p04</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7E44189" w14:textId="77777777" w:rsidR="00D279F3" w:rsidRDefault="00000000" w:rsidP="00AE7E93">
            <w:pPr>
              <w:jc w:val="both"/>
              <w:pPrChange w:id="87" w:author="Duong Ha" w:date="2026-09-13T22:07:00Z" w16du:dateUtc="2026-09-13T15:07:00Z">
                <w:pPr/>
              </w:pPrChange>
            </w:pPr>
            <w:r>
              <w:rPr>
                <w:rFonts w:ascii="Calibri" w:eastAsia="Calibri" w:hAnsi="Calibri" w:cs="Calibri"/>
                <w:color w:val="1B252E"/>
                <w:sz w:val="18"/>
                <w:szCs w:val="18"/>
              </w:rPr>
              <w:t>Employer Landing</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AB2E3C8" w14:textId="77777777" w:rsidR="00D279F3" w:rsidRDefault="00000000" w:rsidP="00AE7E93">
            <w:pPr>
              <w:jc w:val="both"/>
              <w:pPrChange w:id="88" w:author="Duong Ha" w:date="2026-09-13T22:07:00Z" w16du:dateUtc="2026-09-13T15:07:00Z">
                <w:pPr/>
              </w:pPrChange>
            </w:pPr>
            <w:r>
              <w:rPr>
                <w:rFonts w:ascii="Calibri" w:eastAsia="Calibri" w:hAnsi="Calibri" w:cs="Calibri"/>
                <w:color w:val="1B252E"/>
                <w:sz w:val="18"/>
                <w:szCs w:val="18"/>
              </w:rPr>
              <w:t>Public</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BD966A5" w14:textId="77777777" w:rsidR="00D279F3" w:rsidRDefault="00000000" w:rsidP="00AE7E93">
            <w:pPr>
              <w:jc w:val="both"/>
              <w:pPrChange w:id="89" w:author="Duong Ha" w:date="2026-09-13T22:07:00Z" w16du:dateUtc="2026-09-13T15:07:00Z">
                <w:pPr/>
              </w:pPrChange>
            </w:pPr>
            <w:r>
              <w:rPr>
                <w:rFonts w:ascii="Calibri" w:eastAsia="Calibri" w:hAnsi="Calibri" w:cs="Calibri"/>
                <w:color w:val="1B252E"/>
                <w:sz w:val="18"/>
                <w:szCs w:val="18"/>
              </w:rPr>
              <w:t>Marketing page directing employers to register</w:t>
            </w:r>
          </w:p>
        </w:tc>
      </w:tr>
      <w:tr w:rsidR="00D279F3" w14:paraId="794561BB"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071EC0F" w14:textId="77777777" w:rsidR="00D279F3" w:rsidRDefault="00000000" w:rsidP="00AE7E93">
            <w:pPr>
              <w:jc w:val="both"/>
              <w:pPrChange w:id="90" w:author="Duong Ha" w:date="2026-09-13T22:07:00Z" w16du:dateUtc="2026-09-13T15:07:00Z">
                <w:pPr/>
              </w:pPrChange>
            </w:pPr>
            <w:r>
              <w:rPr>
                <w:rFonts w:ascii="Calibri" w:eastAsia="Calibri" w:hAnsi="Calibri" w:cs="Calibri"/>
                <w:color w:val="1B252E"/>
                <w:sz w:val="18"/>
                <w:szCs w:val="18"/>
              </w:rPr>
              <w:t>p05</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D79C1F5" w14:textId="77777777" w:rsidR="00D279F3" w:rsidRDefault="00000000" w:rsidP="00AE7E93">
            <w:pPr>
              <w:jc w:val="both"/>
              <w:pPrChange w:id="91" w:author="Duong Ha" w:date="2026-09-13T22:07:00Z" w16du:dateUtc="2026-09-13T15:07:00Z">
                <w:pPr/>
              </w:pPrChange>
            </w:pPr>
            <w:r>
              <w:rPr>
                <w:rFonts w:ascii="Calibri" w:eastAsia="Calibri" w:hAnsi="Calibri" w:cs="Calibri"/>
                <w:color w:val="1B252E"/>
                <w:sz w:val="18"/>
                <w:szCs w:val="18"/>
              </w:rPr>
              <w:t>Company Directory</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312AAEB" w14:textId="77777777" w:rsidR="00D279F3" w:rsidRDefault="00000000" w:rsidP="00AE7E93">
            <w:pPr>
              <w:jc w:val="both"/>
              <w:pPrChange w:id="92" w:author="Duong Ha" w:date="2026-09-13T22:07:00Z" w16du:dateUtc="2026-09-13T15:07:00Z">
                <w:pPr/>
              </w:pPrChange>
            </w:pPr>
            <w:r>
              <w:rPr>
                <w:rFonts w:ascii="Calibri" w:eastAsia="Calibri" w:hAnsi="Calibri" w:cs="Calibri"/>
                <w:color w:val="1B252E"/>
                <w:sz w:val="18"/>
                <w:szCs w:val="18"/>
              </w:rPr>
              <w:t>Public</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E33EE30" w14:textId="77777777" w:rsidR="00D279F3" w:rsidRDefault="00000000" w:rsidP="00AE7E93">
            <w:pPr>
              <w:jc w:val="both"/>
              <w:pPrChange w:id="93" w:author="Duong Ha" w:date="2026-09-13T22:07:00Z" w16du:dateUtc="2026-09-13T15:07:00Z">
                <w:pPr/>
              </w:pPrChange>
            </w:pPr>
            <w:r>
              <w:rPr>
                <w:rFonts w:ascii="Calibri" w:eastAsia="Calibri" w:hAnsi="Calibri" w:cs="Calibri"/>
                <w:color w:val="1B252E"/>
                <w:sz w:val="18"/>
                <w:szCs w:val="18"/>
              </w:rPr>
              <w:t>Browsable list of verified/registered companies</w:t>
            </w:r>
          </w:p>
        </w:tc>
      </w:tr>
      <w:tr w:rsidR="00D279F3" w14:paraId="744D7A37"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5C328E8" w14:textId="77777777" w:rsidR="00D279F3" w:rsidRDefault="00000000" w:rsidP="00AE7E93">
            <w:pPr>
              <w:jc w:val="both"/>
              <w:pPrChange w:id="94" w:author="Duong Ha" w:date="2026-09-13T22:07:00Z" w16du:dateUtc="2026-09-13T15:07:00Z">
                <w:pPr/>
              </w:pPrChange>
            </w:pPr>
            <w:r>
              <w:rPr>
                <w:rFonts w:ascii="Calibri" w:eastAsia="Calibri" w:hAnsi="Calibri" w:cs="Calibri"/>
                <w:color w:val="1B252E"/>
                <w:sz w:val="18"/>
                <w:szCs w:val="18"/>
              </w:rPr>
              <w:t>js01</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B0554B9" w14:textId="77777777" w:rsidR="00D279F3" w:rsidRDefault="00000000" w:rsidP="00AE7E93">
            <w:pPr>
              <w:jc w:val="both"/>
              <w:pPrChange w:id="95" w:author="Duong Ha" w:date="2026-09-13T22:07:00Z" w16du:dateUtc="2026-09-13T15:07:00Z">
                <w:pPr/>
              </w:pPrChange>
            </w:pPr>
            <w:r>
              <w:rPr>
                <w:rFonts w:ascii="Calibri" w:eastAsia="Calibri" w:hAnsi="Calibri" w:cs="Calibri"/>
                <w:color w:val="1B252E"/>
                <w:sz w:val="18"/>
                <w:szCs w:val="18"/>
              </w:rPr>
              <w:t>JS Dashboard</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6903491" w14:textId="77777777" w:rsidR="00D279F3" w:rsidRDefault="00000000" w:rsidP="00AE7E93">
            <w:pPr>
              <w:jc w:val="both"/>
              <w:pPrChange w:id="96"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53D8614" w14:textId="77777777" w:rsidR="00D279F3" w:rsidRDefault="00000000" w:rsidP="00AE7E93">
            <w:pPr>
              <w:jc w:val="both"/>
              <w:pPrChange w:id="97" w:author="Duong Ha" w:date="2026-09-13T22:07:00Z" w16du:dateUtc="2026-09-13T15:07:00Z">
                <w:pPr/>
              </w:pPrChange>
            </w:pPr>
            <w:r>
              <w:rPr>
                <w:rFonts w:ascii="Calibri" w:eastAsia="Calibri" w:hAnsi="Calibri" w:cs="Calibri"/>
                <w:color w:val="1B252E"/>
                <w:sz w:val="18"/>
                <w:szCs w:val="18"/>
              </w:rPr>
              <w:t>Personalized home: recommendations, events, quick links</w:t>
            </w:r>
          </w:p>
        </w:tc>
      </w:tr>
      <w:tr w:rsidR="00D279F3" w14:paraId="09978981"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B567EB9" w14:textId="77777777" w:rsidR="00D279F3" w:rsidRDefault="00000000" w:rsidP="00AE7E93">
            <w:pPr>
              <w:jc w:val="both"/>
              <w:pPrChange w:id="98" w:author="Duong Ha" w:date="2026-09-13T22:07:00Z" w16du:dateUtc="2026-09-13T15:07:00Z">
                <w:pPr/>
              </w:pPrChange>
            </w:pPr>
            <w:r>
              <w:rPr>
                <w:rFonts w:ascii="Calibri" w:eastAsia="Calibri" w:hAnsi="Calibri" w:cs="Calibri"/>
                <w:color w:val="1B252E"/>
                <w:sz w:val="18"/>
                <w:szCs w:val="18"/>
              </w:rPr>
              <w:t>js03</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0486B08" w14:textId="77777777" w:rsidR="00D279F3" w:rsidRDefault="00000000" w:rsidP="00AE7E93">
            <w:pPr>
              <w:jc w:val="both"/>
              <w:pPrChange w:id="99" w:author="Duong Ha" w:date="2026-09-13T22:07:00Z" w16du:dateUtc="2026-09-13T15:07:00Z">
                <w:pPr/>
              </w:pPrChange>
            </w:pPr>
            <w:r>
              <w:rPr>
                <w:rFonts w:ascii="Calibri" w:eastAsia="Calibri" w:hAnsi="Calibri" w:cs="Calibri"/>
                <w:color w:val="1B252E"/>
                <w:sz w:val="18"/>
                <w:szCs w:val="18"/>
              </w:rPr>
              <w:t>Apply Form</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53ED3FF" w14:textId="77777777" w:rsidR="00D279F3" w:rsidRDefault="00000000" w:rsidP="00AE7E93">
            <w:pPr>
              <w:jc w:val="both"/>
              <w:pPrChange w:id="100"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657990F" w14:textId="77777777" w:rsidR="00D279F3" w:rsidRDefault="00000000" w:rsidP="00AE7E93">
            <w:pPr>
              <w:jc w:val="both"/>
              <w:pPrChange w:id="101" w:author="Duong Ha" w:date="2026-09-13T22:07:00Z" w16du:dateUtc="2026-09-13T15:07:00Z">
                <w:pPr/>
              </w:pPrChange>
            </w:pPr>
            <w:r>
              <w:rPr>
                <w:rFonts w:ascii="Calibri" w:eastAsia="Calibri" w:hAnsi="Calibri" w:cs="Calibri"/>
                <w:color w:val="1B252E"/>
                <w:sz w:val="18"/>
                <w:szCs w:val="18"/>
              </w:rPr>
              <w:t>One-click apply using saved profile + optional cover letter</w:t>
            </w:r>
          </w:p>
        </w:tc>
      </w:tr>
      <w:tr w:rsidR="00D279F3" w14:paraId="06F05474"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582BE0E" w14:textId="77777777" w:rsidR="00D279F3" w:rsidRDefault="00000000" w:rsidP="00AE7E93">
            <w:pPr>
              <w:jc w:val="both"/>
              <w:pPrChange w:id="102" w:author="Duong Ha" w:date="2026-09-13T22:07:00Z" w16du:dateUtc="2026-09-13T15:07:00Z">
                <w:pPr/>
              </w:pPrChange>
            </w:pPr>
            <w:r>
              <w:rPr>
                <w:rFonts w:ascii="Calibri" w:eastAsia="Calibri" w:hAnsi="Calibri" w:cs="Calibri"/>
                <w:color w:val="1B252E"/>
                <w:sz w:val="18"/>
                <w:szCs w:val="18"/>
              </w:rPr>
              <w:t>js04</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3C1EEA9" w14:textId="77777777" w:rsidR="00D279F3" w:rsidRDefault="00000000" w:rsidP="00AE7E93">
            <w:pPr>
              <w:jc w:val="both"/>
              <w:pPrChange w:id="103" w:author="Duong Ha" w:date="2026-09-13T22:07:00Z" w16du:dateUtc="2026-09-13T15:07:00Z">
                <w:pPr/>
              </w:pPrChange>
            </w:pPr>
            <w:r>
              <w:rPr>
                <w:rFonts w:ascii="Calibri" w:eastAsia="Calibri" w:hAnsi="Calibri" w:cs="Calibri"/>
                <w:color w:val="1B252E"/>
                <w:sz w:val="18"/>
                <w:szCs w:val="18"/>
              </w:rPr>
              <w:t>Application Tracker</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1ED9F7D" w14:textId="77777777" w:rsidR="00D279F3" w:rsidRDefault="00000000" w:rsidP="00AE7E93">
            <w:pPr>
              <w:jc w:val="both"/>
              <w:pPrChange w:id="104"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40C4CF0" w14:textId="77777777" w:rsidR="00D279F3" w:rsidRDefault="00000000" w:rsidP="00AE7E93">
            <w:pPr>
              <w:jc w:val="both"/>
              <w:pPrChange w:id="105" w:author="Duong Ha" w:date="2026-09-13T22:07:00Z" w16du:dateUtc="2026-09-13T15:07:00Z">
                <w:pPr/>
              </w:pPrChange>
            </w:pPr>
            <w:r>
              <w:rPr>
                <w:rFonts w:ascii="Calibri" w:eastAsia="Calibri" w:hAnsi="Calibri" w:cs="Calibri"/>
                <w:color w:val="1B252E"/>
                <w:sz w:val="18"/>
                <w:szCs w:val="18"/>
              </w:rPr>
              <w:t>List of all applications with current stage</w:t>
            </w:r>
          </w:p>
        </w:tc>
      </w:tr>
      <w:tr w:rsidR="00D279F3" w14:paraId="78BE4F2B"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CE4A1A2" w14:textId="77777777" w:rsidR="00D279F3" w:rsidRDefault="00000000" w:rsidP="00AE7E93">
            <w:pPr>
              <w:jc w:val="both"/>
              <w:pPrChange w:id="106" w:author="Duong Ha" w:date="2026-09-13T22:07:00Z" w16du:dateUtc="2026-09-13T15:07:00Z">
                <w:pPr/>
              </w:pPrChange>
            </w:pPr>
            <w:r>
              <w:rPr>
                <w:rFonts w:ascii="Calibri" w:eastAsia="Calibri" w:hAnsi="Calibri" w:cs="Calibri"/>
                <w:color w:val="1B252E"/>
                <w:sz w:val="18"/>
                <w:szCs w:val="18"/>
              </w:rPr>
              <w:t>js05</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A19A63B" w14:textId="77777777" w:rsidR="00D279F3" w:rsidRDefault="00000000" w:rsidP="00AE7E93">
            <w:pPr>
              <w:jc w:val="both"/>
              <w:pPrChange w:id="107" w:author="Duong Ha" w:date="2026-09-13T22:07:00Z" w16du:dateUtc="2026-09-13T15:07:00Z">
                <w:pPr/>
              </w:pPrChange>
            </w:pPr>
            <w:r>
              <w:rPr>
                <w:rFonts w:ascii="Calibri" w:eastAsia="Calibri" w:hAnsi="Calibri" w:cs="Calibri"/>
                <w:color w:val="1B252E"/>
                <w:sz w:val="18"/>
                <w:szCs w:val="18"/>
              </w:rPr>
              <w:t>Application Detail</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50B123B" w14:textId="77777777" w:rsidR="00D279F3" w:rsidRDefault="00000000" w:rsidP="00AE7E93">
            <w:pPr>
              <w:jc w:val="both"/>
              <w:pPrChange w:id="108"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4C73162" w14:textId="77777777" w:rsidR="00D279F3" w:rsidRDefault="00000000" w:rsidP="00AE7E93">
            <w:pPr>
              <w:jc w:val="both"/>
              <w:pPrChange w:id="109" w:author="Duong Ha" w:date="2026-09-13T22:07:00Z" w16du:dateUtc="2026-09-13T15:07:00Z">
                <w:pPr/>
              </w:pPrChange>
            </w:pPr>
            <w:r>
              <w:rPr>
                <w:rFonts w:ascii="Calibri" w:eastAsia="Calibri" w:hAnsi="Calibri" w:cs="Calibri"/>
                <w:color w:val="1B252E"/>
                <w:sz w:val="18"/>
                <w:szCs w:val="18"/>
              </w:rPr>
              <w:t>Single application detail incl. stage-duration indicator</w:t>
            </w:r>
          </w:p>
        </w:tc>
      </w:tr>
      <w:tr w:rsidR="00D279F3" w14:paraId="7367EDE5"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7F02B45" w14:textId="77777777" w:rsidR="00D279F3" w:rsidRDefault="00000000" w:rsidP="00AE7E93">
            <w:pPr>
              <w:jc w:val="both"/>
              <w:pPrChange w:id="110" w:author="Duong Ha" w:date="2026-09-13T22:07:00Z" w16du:dateUtc="2026-09-13T15:07:00Z">
                <w:pPr/>
              </w:pPrChange>
            </w:pPr>
            <w:r>
              <w:rPr>
                <w:rFonts w:ascii="Calibri" w:eastAsia="Calibri" w:hAnsi="Calibri" w:cs="Calibri"/>
                <w:color w:val="1B252E"/>
                <w:sz w:val="18"/>
                <w:szCs w:val="18"/>
              </w:rPr>
              <w:t>js06</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3B8B948" w14:textId="77777777" w:rsidR="00D279F3" w:rsidRDefault="00000000" w:rsidP="00AE7E93">
            <w:pPr>
              <w:jc w:val="both"/>
              <w:pPrChange w:id="111" w:author="Duong Ha" w:date="2026-09-13T22:07:00Z" w16du:dateUtc="2026-09-13T15:07:00Z">
                <w:pPr/>
              </w:pPrChange>
            </w:pPr>
            <w:r>
              <w:rPr>
                <w:rFonts w:ascii="Calibri" w:eastAsia="Calibri" w:hAnsi="Calibri" w:cs="Calibri"/>
                <w:color w:val="1B252E"/>
                <w:sz w:val="18"/>
                <w:szCs w:val="18"/>
              </w:rPr>
              <w:t>Saved Jobs</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0A8B003" w14:textId="77777777" w:rsidR="00D279F3" w:rsidRDefault="00000000" w:rsidP="00AE7E93">
            <w:pPr>
              <w:jc w:val="both"/>
              <w:pPrChange w:id="112"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275270D" w14:textId="77777777" w:rsidR="00D279F3" w:rsidRDefault="00000000" w:rsidP="00AE7E93">
            <w:pPr>
              <w:jc w:val="both"/>
              <w:pPrChange w:id="113" w:author="Duong Ha" w:date="2026-09-13T22:07:00Z" w16du:dateUtc="2026-09-13T15:07:00Z">
                <w:pPr/>
              </w:pPrChange>
            </w:pPr>
            <w:r>
              <w:rPr>
                <w:rFonts w:ascii="Calibri" w:eastAsia="Calibri" w:hAnsi="Calibri" w:cs="Calibri"/>
                <w:color w:val="1B252E"/>
                <w:sz w:val="18"/>
                <w:szCs w:val="18"/>
              </w:rPr>
              <w:t>Personal shortlist of jobs saved for later</w:t>
            </w:r>
          </w:p>
        </w:tc>
      </w:tr>
      <w:tr w:rsidR="00D279F3" w14:paraId="5854E87B"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51E51AA" w14:textId="77777777" w:rsidR="00D279F3" w:rsidRDefault="00000000" w:rsidP="00AE7E93">
            <w:pPr>
              <w:jc w:val="both"/>
              <w:pPrChange w:id="114" w:author="Duong Ha" w:date="2026-09-13T22:07:00Z" w16du:dateUtc="2026-09-13T15:07:00Z">
                <w:pPr/>
              </w:pPrChange>
            </w:pPr>
            <w:r>
              <w:rPr>
                <w:rFonts w:ascii="Calibri" w:eastAsia="Calibri" w:hAnsi="Calibri" w:cs="Calibri"/>
                <w:color w:val="1B252E"/>
                <w:sz w:val="18"/>
                <w:szCs w:val="18"/>
              </w:rPr>
              <w:t>js07</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72FE11E" w14:textId="77777777" w:rsidR="00D279F3" w:rsidRDefault="00000000" w:rsidP="00AE7E93">
            <w:pPr>
              <w:jc w:val="both"/>
              <w:pPrChange w:id="115" w:author="Duong Ha" w:date="2026-09-13T22:07:00Z" w16du:dateUtc="2026-09-13T15:07:00Z">
                <w:pPr/>
              </w:pPrChange>
            </w:pPr>
            <w:r>
              <w:rPr>
                <w:rFonts w:ascii="Calibri" w:eastAsia="Calibri" w:hAnsi="Calibri" w:cs="Calibri"/>
                <w:color w:val="1B252E"/>
                <w:sz w:val="18"/>
                <w:szCs w:val="18"/>
              </w:rPr>
              <w:t>Profile Editor</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2DC0733" w14:textId="77777777" w:rsidR="00D279F3" w:rsidRDefault="00000000" w:rsidP="00AE7E93">
            <w:pPr>
              <w:jc w:val="both"/>
              <w:pPrChange w:id="116"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E0D1E6B" w14:textId="77777777" w:rsidR="00D279F3" w:rsidRDefault="00000000" w:rsidP="00AE7E93">
            <w:pPr>
              <w:jc w:val="both"/>
              <w:pPrChange w:id="117" w:author="Duong Ha" w:date="2026-09-13T22:07:00Z" w16du:dateUtc="2026-09-13T15:07:00Z">
                <w:pPr/>
              </w:pPrChange>
            </w:pPr>
            <w:r>
              <w:rPr>
                <w:rFonts w:ascii="Calibri" w:eastAsia="Calibri" w:hAnsi="Calibri" w:cs="Calibri"/>
                <w:color w:val="1B252E"/>
                <w:sz w:val="18"/>
                <w:szCs w:val="18"/>
              </w:rPr>
              <w:t>Personal details, experience, education, skills, resume</w:t>
            </w:r>
          </w:p>
        </w:tc>
      </w:tr>
      <w:tr w:rsidR="00D279F3" w14:paraId="78F31532"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4C678908" w14:textId="77777777" w:rsidR="00D279F3" w:rsidRDefault="00000000" w:rsidP="00AE7E93">
            <w:pPr>
              <w:jc w:val="both"/>
              <w:pPrChange w:id="118" w:author="Duong Ha" w:date="2026-09-13T22:07:00Z" w16du:dateUtc="2026-09-13T15:07:00Z">
                <w:pPr/>
              </w:pPrChange>
            </w:pPr>
            <w:r>
              <w:rPr>
                <w:rFonts w:ascii="Calibri" w:eastAsia="Calibri" w:hAnsi="Calibri" w:cs="Calibri"/>
                <w:color w:val="1B252E"/>
                <w:sz w:val="18"/>
                <w:szCs w:val="18"/>
              </w:rPr>
              <w:t>js09</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B00C349" w14:textId="77777777" w:rsidR="00D279F3" w:rsidRDefault="00000000" w:rsidP="00AE7E93">
            <w:pPr>
              <w:jc w:val="both"/>
              <w:pPrChange w:id="119" w:author="Duong Ha" w:date="2026-09-13T22:07:00Z" w16du:dateUtc="2026-09-13T15:07:00Z">
                <w:pPr/>
              </w:pPrChange>
            </w:pPr>
            <w:r>
              <w:rPr>
                <w:rFonts w:ascii="Calibri" w:eastAsia="Calibri" w:hAnsi="Calibri" w:cs="Calibri"/>
                <w:color w:val="1B252E"/>
                <w:sz w:val="18"/>
                <w:szCs w:val="18"/>
              </w:rPr>
              <w:t>Document Archive</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7509705" w14:textId="77777777" w:rsidR="00D279F3" w:rsidRDefault="00000000" w:rsidP="00AE7E93">
            <w:pPr>
              <w:jc w:val="both"/>
              <w:pPrChange w:id="120"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9BE69F0" w14:textId="77777777" w:rsidR="00D279F3" w:rsidRDefault="00000000" w:rsidP="00AE7E93">
            <w:pPr>
              <w:jc w:val="both"/>
              <w:pPrChange w:id="121" w:author="Duong Ha" w:date="2026-09-13T22:07:00Z" w16du:dateUtc="2026-09-13T15:07:00Z">
                <w:pPr/>
              </w:pPrChange>
            </w:pPr>
            <w:r>
              <w:rPr>
                <w:rFonts w:ascii="Calibri" w:eastAsia="Calibri" w:hAnsi="Calibri" w:cs="Calibri"/>
                <w:color w:val="1B252E"/>
                <w:sz w:val="18"/>
                <w:szCs w:val="18"/>
              </w:rPr>
              <w:t>Named, multi-resume management (js09) + encrypted storage of past employment documents</w:t>
            </w:r>
          </w:p>
        </w:tc>
      </w:tr>
      <w:tr w:rsidR="00D279F3" w14:paraId="6F7E370B"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081066B" w14:textId="77777777" w:rsidR="00D279F3" w:rsidRDefault="00000000" w:rsidP="00AE7E93">
            <w:pPr>
              <w:jc w:val="both"/>
              <w:pPrChange w:id="122" w:author="Duong Ha" w:date="2026-09-13T22:07:00Z" w16du:dateUtc="2026-09-13T15:07:00Z">
                <w:pPr/>
              </w:pPrChange>
            </w:pPr>
            <w:r>
              <w:rPr>
                <w:rFonts w:ascii="Calibri" w:eastAsia="Calibri" w:hAnsi="Calibri" w:cs="Calibri"/>
                <w:color w:val="1B252E"/>
                <w:sz w:val="18"/>
                <w:szCs w:val="18"/>
              </w:rPr>
              <w:t>js10</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0DFF60A" w14:textId="77777777" w:rsidR="00D279F3" w:rsidRDefault="00000000" w:rsidP="00AE7E93">
            <w:pPr>
              <w:jc w:val="both"/>
              <w:pPrChange w:id="123" w:author="Duong Ha" w:date="2026-09-13T22:07:00Z" w16du:dateUtc="2026-09-13T15:07:00Z">
                <w:pPr/>
              </w:pPrChange>
            </w:pPr>
            <w:r>
              <w:rPr>
                <w:rFonts w:ascii="Calibri" w:eastAsia="Calibri" w:hAnsi="Calibri" w:cs="Calibri"/>
                <w:color w:val="1B252E"/>
                <w:sz w:val="18"/>
                <w:szCs w:val="18"/>
              </w:rPr>
              <w:t>Upload Document</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AEE95D3" w14:textId="77777777" w:rsidR="00D279F3" w:rsidRDefault="00000000" w:rsidP="00AE7E93">
            <w:pPr>
              <w:jc w:val="both"/>
              <w:pPrChange w:id="124"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DF6C8B3" w14:textId="77777777" w:rsidR="00D279F3" w:rsidRDefault="00000000" w:rsidP="00AE7E93">
            <w:pPr>
              <w:jc w:val="both"/>
              <w:pPrChange w:id="125" w:author="Duong Ha" w:date="2026-09-13T22:07:00Z" w16du:dateUtc="2026-09-13T15:07:00Z">
                <w:pPr/>
              </w:pPrChange>
            </w:pPr>
            <w:r>
              <w:rPr>
                <w:rFonts w:ascii="Calibri" w:eastAsia="Calibri" w:hAnsi="Calibri" w:cs="Calibri"/>
                <w:color w:val="1B252E"/>
                <w:sz w:val="18"/>
                <w:szCs w:val="18"/>
              </w:rPr>
              <w:t>Upload flow feeding both Profile and Document Archive</w:t>
            </w:r>
          </w:p>
        </w:tc>
      </w:tr>
      <w:tr w:rsidR="00D279F3" w14:paraId="598B89D7"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8128DCA" w14:textId="77777777" w:rsidR="00D279F3" w:rsidRDefault="00000000" w:rsidP="00AE7E93">
            <w:pPr>
              <w:jc w:val="both"/>
              <w:pPrChange w:id="126" w:author="Duong Ha" w:date="2026-09-13T22:07:00Z" w16du:dateUtc="2026-09-13T15:07:00Z">
                <w:pPr/>
              </w:pPrChange>
            </w:pPr>
            <w:r>
              <w:rPr>
                <w:rFonts w:ascii="Calibri" w:eastAsia="Calibri" w:hAnsi="Calibri" w:cs="Calibri"/>
                <w:color w:val="1B252E"/>
                <w:sz w:val="18"/>
                <w:szCs w:val="18"/>
              </w:rPr>
              <w:t>js11</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5AD674B1" w14:textId="77777777" w:rsidR="00D279F3" w:rsidRDefault="00000000" w:rsidP="00AE7E93">
            <w:pPr>
              <w:jc w:val="both"/>
              <w:pPrChange w:id="127" w:author="Duong Ha" w:date="2026-09-13T22:07:00Z" w16du:dateUtc="2026-09-13T15:07:00Z">
                <w:pPr/>
              </w:pPrChange>
            </w:pPr>
            <w:r>
              <w:rPr>
                <w:rFonts w:ascii="Calibri" w:eastAsia="Calibri" w:hAnsi="Calibri" w:cs="Calibri"/>
                <w:color w:val="1B252E"/>
                <w:sz w:val="18"/>
                <w:szCs w:val="18"/>
              </w:rPr>
              <w:t>AI Interview Prep</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047A33B" w14:textId="77777777" w:rsidR="00D279F3" w:rsidRDefault="00000000" w:rsidP="00AE7E93">
            <w:pPr>
              <w:jc w:val="both"/>
              <w:pPrChange w:id="128"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074E1515" w14:textId="77777777" w:rsidR="00D279F3" w:rsidRDefault="00000000" w:rsidP="00AE7E93">
            <w:pPr>
              <w:jc w:val="both"/>
              <w:pPrChange w:id="129" w:author="Duong Ha" w:date="2026-09-13T22:07:00Z" w16du:dateUtc="2026-09-13T15:07:00Z">
                <w:pPr/>
              </w:pPrChange>
            </w:pPr>
            <w:r>
              <w:rPr>
                <w:rFonts w:ascii="Calibri" w:eastAsia="Calibri" w:hAnsi="Calibri" w:cs="Calibri"/>
                <w:color w:val="1B252E"/>
                <w:sz w:val="18"/>
                <w:szCs w:val="18"/>
              </w:rPr>
              <w:t>AI-generated practice questions per selected application</w:t>
            </w:r>
          </w:p>
        </w:tc>
      </w:tr>
      <w:tr w:rsidR="00D279F3" w14:paraId="6E64B65A"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933D452" w14:textId="77777777" w:rsidR="00D279F3" w:rsidRDefault="00000000" w:rsidP="00AE7E93">
            <w:pPr>
              <w:jc w:val="both"/>
              <w:pPrChange w:id="130" w:author="Duong Ha" w:date="2026-09-13T22:07:00Z" w16du:dateUtc="2026-09-13T15:07:00Z">
                <w:pPr/>
              </w:pPrChange>
            </w:pPr>
            <w:r>
              <w:rPr>
                <w:rFonts w:ascii="Calibri" w:eastAsia="Calibri" w:hAnsi="Calibri" w:cs="Calibri"/>
                <w:color w:val="1B252E"/>
                <w:sz w:val="18"/>
                <w:szCs w:val="18"/>
              </w:rPr>
              <w:t>js12</w:t>
            </w:r>
          </w:p>
        </w:tc>
        <w:tc>
          <w:tcPr>
            <w:tcW w:w="2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465381D" w14:textId="77777777" w:rsidR="00D279F3" w:rsidRDefault="00000000" w:rsidP="00AE7E93">
            <w:pPr>
              <w:jc w:val="both"/>
              <w:pPrChange w:id="131" w:author="Duong Ha" w:date="2026-09-13T22:07:00Z" w16du:dateUtc="2026-09-13T15:07:00Z">
                <w:pPr/>
              </w:pPrChange>
            </w:pPr>
            <w:r>
              <w:rPr>
                <w:rFonts w:ascii="Calibri" w:eastAsia="Calibri" w:hAnsi="Calibri" w:cs="Calibri"/>
                <w:color w:val="1B252E"/>
                <w:sz w:val="18"/>
                <w:szCs w:val="18"/>
              </w:rPr>
              <w:t>Notifications</w:t>
            </w:r>
          </w:p>
        </w:tc>
        <w:tc>
          <w:tcPr>
            <w:tcW w:w="13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A2680B6" w14:textId="77777777" w:rsidR="00D279F3" w:rsidRDefault="00000000" w:rsidP="00AE7E93">
            <w:pPr>
              <w:jc w:val="both"/>
              <w:pPrChange w:id="132"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224873B" w14:textId="77777777" w:rsidR="00D279F3" w:rsidRDefault="00000000" w:rsidP="00AE7E93">
            <w:pPr>
              <w:jc w:val="both"/>
              <w:pPrChange w:id="133" w:author="Duong Ha" w:date="2026-09-13T22:07:00Z" w16du:dateUtc="2026-09-13T15:07:00Z">
                <w:pPr/>
              </w:pPrChange>
            </w:pPr>
            <w:r>
              <w:rPr>
                <w:rFonts w:ascii="Calibri" w:eastAsia="Calibri" w:hAnsi="Calibri" w:cs="Calibri"/>
                <w:color w:val="1B252E"/>
                <w:sz w:val="18"/>
                <w:szCs w:val="18"/>
              </w:rPr>
              <w:t>In-app notification center</w:t>
            </w:r>
          </w:p>
        </w:tc>
      </w:tr>
      <w:tr w:rsidR="00D279F3" w14:paraId="74335467"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8B48552" w14:textId="77777777" w:rsidR="00D279F3" w:rsidRDefault="00000000" w:rsidP="00AE7E93">
            <w:pPr>
              <w:jc w:val="both"/>
              <w:pPrChange w:id="134" w:author="Duong Ha" w:date="2026-09-13T22:07:00Z" w16du:dateUtc="2026-09-13T15:07:00Z">
                <w:pPr/>
              </w:pPrChange>
            </w:pPr>
            <w:r>
              <w:rPr>
                <w:rFonts w:ascii="Calibri" w:eastAsia="Calibri" w:hAnsi="Calibri" w:cs="Calibri"/>
                <w:color w:val="1B252E"/>
                <w:sz w:val="18"/>
                <w:szCs w:val="18"/>
              </w:rPr>
              <w:t>js13</w:t>
            </w:r>
          </w:p>
        </w:tc>
        <w:tc>
          <w:tcPr>
            <w:tcW w:w="2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06B608C" w14:textId="77777777" w:rsidR="00D279F3" w:rsidRDefault="00000000" w:rsidP="00AE7E93">
            <w:pPr>
              <w:jc w:val="both"/>
              <w:pPrChange w:id="135" w:author="Duong Ha" w:date="2026-09-13T22:07:00Z" w16du:dateUtc="2026-09-13T15:07:00Z">
                <w:pPr/>
              </w:pPrChange>
            </w:pPr>
            <w:r>
              <w:rPr>
                <w:rFonts w:ascii="Calibri" w:eastAsia="Calibri" w:hAnsi="Calibri" w:cs="Calibri"/>
                <w:color w:val="1B252E"/>
                <w:sz w:val="18"/>
                <w:szCs w:val="18"/>
              </w:rPr>
              <w:t>Account Settings</w:t>
            </w:r>
          </w:p>
        </w:tc>
        <w:tc>
          <w:tcPr>
            <w:tcW w:w="13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263B8D2" w14:textId="77777777" w:rsidR="00D279F3" w:rsidRDefault="00000000" w:rsidP="00AE7E93">
            <w:pPr>
              <w:jc w:val="both"/>
              <w:pPrChange w:id="136" w:author="Duong Ha" w:date="2026-09-13T22:07:00Z" w16du:dateUtc="2026-09-13T15:07:00Z">
                <w:pPr/>
              </w:pPrChange>
            </w:pPr>
            <w:r>
              <w:rPr>
                <w:rFonts w:ascii="Calibri" w:eastAsia="Calibri" w:hAnsi="Calibri" w:cs="Calibri"/>
                <w:color w:val="1B252E"/>
                <w:sz w:val="18"/>
                <w:szCs w:val="18"/>
              </w:rPr>
              <w:t>Job Seeker</w:t>
            </w:r>
          </w:p>
        </w:tc>
        <w:tc>
          <w:tcPr>
            <w:tcW w:w="4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6B62196" w14:textId="77777777" w:rsidR="00D279F3" w:rsidRDefault="00000000" w:rsidP="00AE7E93">
            <w:pPr>
              <w:jc w:val="both"/>
              <w:pPrChange w:id="137" w:author="Duong Ha" w:date="2026-09-13T22:07:00Z" w16du:dateUtc="2026-09-13T15:07:00Z">
                <w:pPr/>
              </w:pPrChange>
            </w:pPr>
            <w:r>
              <w:rPr>
                <w:rFonts w:ascii="Calibri" w:eastAsia="Calibri" w:hAnsi="Calibri" w:cs="Calibri"/>
                <w:color w:val="1B252E"/>
                <w:sz w:val="18"/>
                <w:szCs w:val="18"/>
              </w:rPr>
              <w:t>Security, language, and notification preference settings</w:t>
            </w:r>
          </w:p>
        </w:tc>
      </w:tr>
    </w:tbl>
    <w:p w14:paraId="7039D63F" w14:textId="77777777" w:rsidR="00D279F3" w:rsidRDefault="00000000" w:rsidP="00AE7E93">
      <w:pPr>
        <w:pStyle w:val="Heading1"/>
        <w:spacing w:before="400" w:after="160"/>
        <w:jc w:val="both"/>
        <w:pPrChange w:id="138" w:author="Duong Ha" w:date="2026-09-13T22:07:00Z" w16du:dateUtc="2026-09-13T15:07:00Z">
          <w:pPr>
            <w:pStyle w:val="Heading1"/>
            <w:spacing w:before="400" w:after="160"/>
          </w:pPr>
        </w:pPrChange>
      </w:pPr>
      <w:r>
        <w:rPr>
          <w:rFonts w:ascii="Calibri" w:eastAsia="Calibri" w:hAnsi="Calibri" w:cs="Calibri"/>
          <w:b/>
          <w:bCs/>
          <w:color w:val="16324F"/>
          <w:sz w:val="29"/>
          <w:szCs w:val="29"/>
        </w:rPr>
        <w:lastRenderedPageBreak/>
        <w:t>5. Functional Specifications — Public Portal</w:t>
      </w:r>
    </w:p>
    <w:p w14:paraId="75DD1F34" w14:textId="77777777" w:rsidR="00D279F3" w:rsidRDefault="00000000" w:rsidP="00AE7E93">
      <w:pPr>
        <w:spacing w:before="180" w:after="60"/>
        <w:jc w:val="both"/>
        <w:pPrChange w:id="139" w:author="Duong Ha" w:date="2026-09-13T22:07:00Z" w16du:dateUtc="2026-09-13T15:07:00Z">
          <w:pPr>
            <w:spacing w:before="180" w:after="60"/>
          </w:pPr>
        </w:pPrChange>
      </w:pPr>
      <w:r>
        <w:rPr>
          <w:rFonts w:ascii="Calibri" w:eastAsia="Calibri" w:hAnsi="Calibri" w:cs="Calibri"/>
          <w:b/>
          <w:bCs/>
          <w:color w:val="16324F"/>
          <w:sz w:val="21"/>
          <w:szCs w:val="21"/>
        </w:rPr>
        <w:t xml:space="preserve">JSP-FR-001  </w:t>
      </w:r>
      <w:r>
        <w:rPr>
          <w:rFonts w:ascii="Calibri" w:eastAsia="Calibri" w:hAnsi="Calibri" w:cs="Calibri"/>
          <w:b/>
          <w:bCs/>
          <w:color w:val="1B252E"/>
          <w:sz w:val="21"/>
          <w:szCs w:val="21"/>
        </w:rPr>
        <w:t>— Public Job Search</w:t>
      </w:r>
    </w:p>
    <w:p w14:paraId="3F02F285" w14:textId="77777777" w:rsidR="00D279F3" w:rsidRDefault="00000000" w:rsidP="00AE7E93">
      <w:pPr>
        <w:spacing w:after="60"/>
        <w:jc w:val="both"/>
        <w:pPrChange w:id="140" w:author="Duong Ha" w:date="2026-09-13T22:07:00Z" w16du:dateUtc="2026-09-13T15:07:00Z">
          <w:pPr>
            <w:spacing w:after="60"/>
          </w:pPr>
        </w:pPrChange>
      </w:pPr>
      <w:r>
        <w:rPr>
          <w:rFonts w:ascii="Calibri" w:eastAsia="Calibri" w:hAnsi="Calibri" w:cs="Calibri"/>
          <w:color w:val="1B252E"/>
        </w:rPr>
        <w:t>The system shall provide public-facing job search, accessible without login, filterable by keyword, job title, location (province/city), industry, salary range (VND), and job type (full-time, part-time, remote, contract).</w:t>
      </w:r>
    </w:p>
    <w:p w14:paraId="6F1EB00E" w14:textId="77777777" w:rsidR="00D279F3" w:rsidRDefault="00000000" w:rsidP="00AE7E93">
      <w:pPr>
        <w:spacing w:after="60"/>
        <w:jc w:val="both"/>
        <w:pPrChange w:id="141" w:author="Duong Ha" w:date="2026-09-13T22:07:00Z" w16du:dateUtc="2026-09-13T15:07:00Z">
          <w:pPr>
            <w:spacing w:after="60"/>
          </w:pPr>
        </w:pPrChange>
      </w:pPr>
      <w:r>
        <w:rPr>
          <w:rFonts w:ascii="Calibri" w:eastAsia="Calibri" w:hAnsi="Calibri" w:cs="Calibri"/>
          <w:i/>
          <w:iCs/>
          <w:color w:val="56646F"/>
          <w:sz w:val="17"/>
          <w:szCs w:val="17"/>
        </w:rPr>
        <w:t>Priority: P1 Must Have   |   Screens: p01, p02, p05</w:t>
      </w:r>
    </w:p>
    <w:p w14:paraId="0754FDD4" w14:textId="77777777" w:rsidR="00D279F3" w:rsidRDefault="00000000" w:rsidP="00AE7E93">
      <w:pPr>
        <w:spacing w:before="180" w:after="60"/>
        <w:jc w:val="both"/>
        <w:pPrChange w:id="142" w:author="Duong Ha" w:date="2026-09-13T22:07:00Z" w16du:dateUtc="2026-09-13T15:07:00Z">
          <w:pPr>
            <w:spacing w:before="180" w:after="60"/>
          </w:pPr>
        </w:pPrChange>
      </w:pPr>
      <w:r>
        <w:rPr>
          <w:rFonts w:ascii="Calibri" w:eastAsia="Calibri" w:hAnsi="Calibri" w:cs="Calibri"/>
          <w:b/>
          <w:bCs/>
          <w:color w:val="16324F"/>
          <w:sz w:val="21"/>
          <w:szCs w:val="21"/>
        </w:rPr>
        <w:t xml:space="preserve">JSP-FR-002  </w:t>
      </w:r>
      <w:r>
        <w:rPr>
          <w:rFonts w:ascii="Calibri" w:eastAsia="Calibri" w:hAnsi="Calibri" w:cs="Calibri"/>
          <w:b/>
          <w:bCs/>
          <w:color w:val="1B252E"/>
          <w:sz w:val="21"/>
          <w:szCs w:val="21"/>
        </w:rPr>
        <w:t>— Job Search Results</w:t>
      </w:r>
    </w:p>
    <w:p w14:paraId="629A617D" w14:textId="77777777" w:rsidR="00D279F3" w:rsidRDefault="00000000" w:rsidP="00AE7E93">
      <w:pPr>
        <w:spacing w:after="60"/>
        <w:jc w:val="both"/>
        <w:pPrChange w:id="143" w:author="Duong Ha" w:date="2026-09-13T22:07:00Z" w16du:dateUtc="2026-09-13T15:07:00Z">
          <w:pPr>
            <w:spacing w:after="60"/>
          </w:pPr>
        </w:pPrChange>
      </w:pPr>
      <w:r>
        <w:rPr>
          <w:rFonts w:ascii="Calibri" w:eastAsia="Calibri" w:hAnsi="Calibri" w:cs="Calibri"/>
          <w:color w:val="1B252E"/>
        </w:rPr>
        <w:t>Search results shall be presented as job cards showing: Job Title, Company Name, Logo, Location, Salary Range (VND), Date Posted, and Job Type tag. Results shall be sortable by date and by relevance.</w:t>
      </w:r>
    </w:p>
    <w:p w14:paraId="579AF072" w14:textId="77777777" w:rsidR="00D279F3" w:rsidRDefault="00000000" w:rsidP="00AE7E93">
      <w:pPr>
        <w:spacing w:after="60"/>
        <w:jc w:val="both"/>
        <w:pPrChange w:id="144" w:author="Duong Ha" w:date="2026-09-13T22:07:00Z" w16du:dateUtc="2026-09-13T15:07:00Z">
          <w:pPr>
            <w:spacing w:after="60"/>
          </w:pPr>
        </w:pPrChange>
      </w:pPr>
      <w:r>
        <w:rPr>
          <w:rFonts w:ascii="Calibri" w:eastAsia="Calibri" w:hAnsi="Calibri" w:cs="Calibri"/>
          <w:i/>
          <w:iCs/>
          <w:color w:val="56646F"/>
          <w:sz w:val="17"/>
          <w:szCs w:val="17"/>
        </w:rPr>
        <w:t>Priority: P1 Must Have   |   Screens: p01, p02</w:t>
      </w:r>
    </w:p>
    <w:p w14:paraId="6E071ECD" w14:textId="77777777" w:rsidR="00D279F3" w:rsidRDefault="00000000" w:rsidP="00AE7E93">
      <w:pPr>
        <w:spacing w:before="180" w:after="60"/>
        <w:jc w:val="both"/>
        <w:pPrChange w:id="145" w:author="Duong Ha" w:date="2026-09-13T22:07:00Z" w16du:dateUtc="2026-09-13T15:07:00Z">
          <w:pPr>
            <w:spacing w:before="180" w:after="60"/>
          </w:pPr>
        </w:pPrChange>
      </w:pPr>
      <w:r>
        <w:rPr>
          <w:rFonts w:ascii="Calibri" w:eastAsia="Calibri" w:hAnsi="Calibri" w:cs="Calibri"/>
          <w:b/>
          <w:bCs/>
          <w:color w:val="16324F"/>
          <w:sz w:val="21"/>
          <w:szCs w:val="21"/>
        </w:rPr>
        <w:t xml:space="preserve">JSP-FR-003  </w:t>
      </w:r>
      <w:r>
        <w:rPr>
          <w:rFonts w:ascii="Calibri" w:eastAsia="Calibri" w:hAnsi="Calibri" w:cs="Calibri"/>
          <w:b/>
          <w:bCs/>
          <w:color w:val="1B252E"/>
          <w:sz w:val="21"/>
          <w:szCs w:val="21"/>
        </w:rPr>
        <w:t>— Job Detail Page</w:t>
      </w:r>
    </w:p>
    <w:p w14:paraId="22359310" w14:textId="77777777" w:rsidR="00D279F3" w:rsidRDefault="00000000" w:rsidP="00AE7E93">
      <w:pPr>
        <w:spacing w:after="60"/>
        <w:jc w:val="both"/>
        <w:rPr>
          <w:ins w:id="146" w:author="Duong Ha" w:date="2026-09-13T21:53:00Z" w16du:dateUtc="2026-09-13T14:53:00Z"/>
          <w:rFonts w:ascii="Calibri" w:eastAsia="Calibri" w:hAnsi="Calibri" w:cs="Calibri"/>
          <w:color w:val="1B252E"/>
        </w:rPr>
        <w:pPrChange w:id="147" w:author="Duong Ha" w:date="2026-09-13T22:07:00Z" w16du:dateUtc="2026-09-13T15:07:00Z">
          <w:pPr>
            <w:spacing w:after="60"/>
          </w:pPr>
        </w:pPrChange>
      </w:pPr>
      <w:r>
        <w:rPr>
          <w:rFonts w:ascii="Calibri" w:eastAsia="Calibri" w:hAnsi="Calibri" w:cs="Calibri"/>
          <w:color w:val="1B252E"/>
        </w:rPr>
        <w:t>The Job Detail page shall display the full job description, qualifications, company description, application deadline, location, and salary range, with an 'Apply Now' action that requires login before the application can proceed.</w:t>
      </w:r>
    </w:p>
    <w:p w14:paraId="173C0F12" w14:textId="4AA77AB8" w:rsidR="00F222DC" w:rsidRDefault="00F222DC" w:rsidP="00AE7E93">
      <w:pPr>
        <w:spacing w:after="60"/>
        <w:jc w:val="both"/>
        <w:pPrChange w:id="148" w:author="Duong Ha" w:date="2026-09-13T22:07:00Z" w16du:dateUtc="2026-09-13T15:07:00Z">
          <w:pPr>
            <w:spacing w:after="60"/>
          </w:pPr>
        </w:pPrChange>
      </w:pPr>
      <w:ins w:id="149" w:author="Duong Ha" w:date="2026-09-13T21:53:00Z">
        <w:r w:rsidRPr="00F222DC">
          <w:t>Salary Range display format: "[Min] - [Max] VND (Gross/Net)"</w:t>
        </w:r>
      </w:ins>
      <w:ins w:id="150" w:author="Duong Ha" w:date="2026-09-13T21:53:00Z" w16du:dateUtc="2026-09-13T14:53:00Z">
        <w:r>
          <w:t xml:space="preserve">. </w:t>
        </w:r>
      </w:ins>
      <w:ins w:id="151" w:author="Duong Ha" w:date="2026-09-13T21:53:00Z">
        <w:r w:rsidRPr="00F222DC">
          <w:t>If Negotiable</w:t>
        </w:r>
      </w:ins>
      <w:ins w:id="152" w:author="Duong Ha" w:date="2026-09-13T21:54:00Z" w16du:dateUtc="2026-09-13T14:54:00Z">
        <w:r>
          <w:t>, display</w:t>
        </w:r>
      </w:ins>
      <w:ins w:id="153" w:author="Duong Ha" w:date="2026-09-13T21:53:00Z">
        <w:r w:rsidRPr="00F222DC">
          <w:t>: "Mức lương: Thỏa thuận"</w:t>
        </w:r>
      </w:ins>
    </w:p>
    <w:p w14:paraId="7C579890" w14:textId="77777777" w:rsidR="00D279F3" w:rsidRDefault="00000000" w:rsidP="00AE7E93">
      <w:pPr>
        <w:spacing w:after="60"/>
        <w:jc w:val="both"/>
        <w:pPrChange w:id="154" w:author="Duong Ha" w:date="2026-09-13T22:07:00Z" w16du:dateUtc="2026-09-13T15:07:00Z">
          <w:pPr>
            <w:spacing w:after="60"/>
          </w:pPr>
        </w:pPrChange>
      </w:pPr>
      <w:r>
        <w:rPr>
          <w:rFonts w:ascii="Calibri" w:eastAsia="Calibri" w:hAnsi="Calibri" w:cs="Calibri"/>
          <w:i/>
          <w:iCs/>
          <w:color w:val="56646F"/>
          <w:sz w:val="17"/>
          <w:szCs w:val="17"/>
        </w:rPr>
        <w:t>Priority: P1 Must Have   |   Screens: p03   |   Business Rules: BR-009</w:t>
      </w:r>
    </w:p>
    <w:p w14:paraId="4784BEA7" w14:textId="77777777" w:rsidR="00D279F3" w:rsidRDefault="00000000" w:rsidP="00AE7E93">
      <w:pPr>
        <w:spacing w:before="180" w:after="60"/>
        <w:jc w:val="both"/>
        <w:pPrChange w:id="155" w:author="Duong Ha" w:date="2026-09-13T22:07:00Z" w16du:dateUtc="2026-09-13T15:07:00Z">
          <w:pPr>
            <w:spacing w:before="180" w:after="60"/>
          </w:pPr>
        </w:pPrChange>
      </w:pPr>
      <w:r>
        <w:rPr>
          <w:rFonts w:ascii="Calibri" w:eastAsia="Calibri" w:hAnsi="Calibri" w:cs="Calibri"/>
          <w:b/>
          <w:bCs/>
          <w:color w:val="16324F"/>
          <w:sz w:val="21"/>
          <w:szCs w:val="21"/>
        </w:rPr>
        <w:t xml:space="preserve">JSP-FR-013a  </w:t>
      </w:r>
      <w:r>
        <w:rPr>
          <w:rFonts w:ascii="Calibri" w:eastAsia="Calibri" w:hAnsi="Calibri" w:cs="Calibri"/>
          <w:b/>
          <w:bCs/>
          <w:color w:val="1B252E"/>
          <w:sz w:val="21"/>
          <w:szCs w:val="21"/>
        </w:rPr>
        <w:t>— Homepage Events Widget</w:t>
      </w:r>
    </w:p>
    <w:p w14:paraId="4A92EDB3" w14:textId="77777777" w:rsidR="00D279F3" w:rsidRDefault="00000000" w:rsidP="00AE7E93">
      <w:pPr>
        <w:spacing w:after="60"/>
        <w:jc w:val="both"/>
        <w:pPrChange w:id="156" w:author="Duong Ha" w:date="2026-09-13T22:07:00Z" w16du:dateUtc="2026-09-13T15:07:00Z">
          <w:pPr>
            <w:spacing w:after="60"/>
          </w:pPr>
        </w:pPrChange>
      </w:pPr>
      <w:r>
        <w:rPr>
          <w:rFonts w:ascii="Calibri" w:eastAsia="Calibri" w:hAnsi="Calibri" w:cs="Calibri"/>
          <w:color w:val="1B252E"/>
        </w:rPr>
        <w:t>The Homepage shall include a section showing events for the current month (seminars, webinars, exhibitions related to job seekers and employers) that candidates can click through to review externally hosted event details.</w:t>
      </w:r>
    </w:p>
    <w:p w14:paraId="01B5CE7D" w14:textId="77777777" w:rsidR="00D279F3" w:rsidRDefault="00000000" w:rsidP="00AE7E93">
      <w:pPr>
        <w:spacing w:after="60"/>
        <w:jc w:val="both"/>
        <w:pPrChange w:id="157" w:author="Duong Ha" w:date="2026-09-13T22:07:00Z" w16du:dateUtc="2026-09-13T15:07:00Z">
          <w:pPr>
            <w:spacing w:after="60"/>
          </w:pPr>
        </w:pPrChange>
      </w:pPr>
      <w:r>
        <w:rPr>
          <w:rFonts w:ascii="Calibri" w:eastAsia="Calibri" w:hAnsi="Calibri" w:cs="Calibri"/>
          <w:i/>
          <w:iCs/>
          <w:color w:val="56646F"/>
          <w:sz w:val="17"/>
          <w:szCs w:val="17"/>
        </w:rPr>
        <w:t>Priority: P2 Should Have   |   Screens: p01, js01</w:t>
      </w:r>
    </w:p>
    <w:p w14:paraId="36BF3873" w14:textId="77777777" w:rsidR="00D279F3" w:rsidRDefault="00000000" w:rsidP="00AE7E93">
      <w:pPr>
        <w:spacing w:before="180" w:after="60"/>
        <w:jc w:val="both"/>
        <w:pPrChange w:id="158" w:author="Duong Ha" w:date="2026-09-13T22:07:00Z" w16du:dateUtc="2026-09-13T15:07:00Z">
          <w:pPr>
            <w:spacing w:before="180" w:after="60"/>
          </w:pPr>
        </w:pPrChange>
      </w:pPr>
      <w:r>
        <w:rPr>
          <w:rFonts w:ascii="Calibri" w:eastAsia="Calibri" w:hAnsi="Calibri" w:cs="Calibri"/>
          <w:b/>
          <w:bCs/>
          <w:color w:val="16324F"/>
          <w:sz w:val="21"/>
          <w:szCs w:val="21"/>
        </w:rPr>
        <w:t xml:space="preserve">JSP-FR-013b  </w:t>
      </w:r>
      <w:r>
        <w:rPr>
          <w:rFonts w:ascii="Calibri" w:eastAsia="Calibri" w:hAnsi="Calibri" w:cs="Calibri"/>
          <w:b/>
          <w:bCs/>
          <w:color w:val="1B252E"/>
          <w:sz w:val="21"/>
          <w:szCs w:val="21"/>
        </w:rPr>
        <w:t>— Employer Directory Slider</w:t>
      </w:r>
    </w:p>
    <w:p w14:paraId="60E55F9B" w14:textId="77777777" w:rsidR="00D279F3" w:rsidRDefault="00000000" w:rsidP="00AE7E93">
      <w:pPr>
        <w:spacing w:after="60"/>
        <w:jc w:val="both"/>
        <w:pPrChange w:id="159" w:author="Duong Ha" w:date="2026-09-13T22:07:00Z" w16du:dateUtc="2026-09-13T15:07:00Z">
          <w:pPr>
            <w:spacing w:after="60"/>
          </w:pPr>
        </w:pPrChange>
      </w:pPr>
      <w:r>
        <w:rPr>
          <w:rFonts w:ascii="Calibri" w:eastAsia="Calibri" w:hAnsi="Calibri" w:cs="Calibri"/>
          <w:color w:val="1B252E"/>
        </w:rPr>
        <w:t>The Homepage/landing page shall show a slide-style list of employer companies with their current job openings.</w:t>
      </w:r>
    </w:p>
    <w:p w14:paraId="5A91A742" w14:textId="77777777" w:rsidR="00D279F3" w:rsidRDefault="00000000" w:rsidP="00AE7E93">
      <w:pPr>
        <w:spacing w:after="60"/>
        <w:jc w:val="both"/>
        <w:pPrChange w:id="160" w:author="Duong Ha" w:date="2026-09-13T22:07:00Z" w16du:dateUtc="2026-09-13T15:07:00Z">
          <w:pPr>
            <w:spacing w:after="60"/>
          </w:pPr>
        </w:pPrChange>
      </w:pPr>
      <w:r>
        <w:rPr>
          <w:rFonts w:ascii="Calibri" w:eastAsia="Calibri" w:hAnsi="Calibri" w:cs="Calibri"/>
          <w:i/>
          <w:iCs/>
          <w:color w:val="56646F"/>
          <w:sz w:val="17"/>
          <w:szCs w:val="17"/>
        </w:rPr>
        <w:t>Priority: P2 Should Have   |   Screens: p01, p05</w:t>
      </w:r>
    </w:p>
    <w:p w14:paraId="20CA62AC" w14:textId="77777777" w:rsidR="00D279F3" w:rsidRDefault="00000000" w:rsidP="00AE7E93">
      <w:pPr>
        <w:pStyle w:val="Heading1"/>
        <w:spacing w:before="400" w:after="160"/>
        <w:jc w:val="both"/>
        <w:pPrChange w:id="161" w:author="Duong Ha" w:date="2026-09-13T22:07:00Z" w16du:dateUtc="2026-09-13T15:07:00Z">
          <w:pPr>
            <w:pStyle w:val="Heading1"/>
            <w:spacing w:before="400" w:after="160"/>
          </w:pPr>
        </w:pPrChange>
      </w:pPr>
      <w:r>
        <w:rPr>
          <w:rFonts w:ascii="Calibri" w:eastAsia="Calibri" w:hAnsi="Calibri" w:cs="Calibri"/>
          <w:b/>
          <w:bCs/>
          <w:color w:val="16324F"/>
          <w:sz w:val="29"/>
          <w:szCs w:val="29"/>
        </w:rPr>
        <w:t>6. Functional Specifications — Job Seeker Portal</w:t>
      </w:r>
    </w:p>
    <w:p w14:paraId="0F383635" w14:textId="77777777" w:rsidR="00D279F3" w:rsidRDefault="00000000" w:rsidP="00AE7E93">
      <w:pPr>
        <w:spacing w:before="180" w:after="60"/>
        <w:jc w:val="both"/>
        <w:pPrChange w:id="162" w:author="Duong Ha" w:date="2026-09-13T22:07:00Z" w16du:dateUtc="2026-09-13T15:07:00Z">
          <w:pPr>
            <w:spacing w:before="180" w:after="60"/>
          </w:pPr>
        </w:pPrChange>
      </w:pPr>
      <w:r>
        <w:rPr>
          <w:rFonts w:ascii="Calibri" w:eastAsia="Calibri" w:hAnsi="Calibri" w:cs="Calibri"/>
          <w:b/>
          <w:bCs/>
          <w:color w:val="16324F"/>
          <w:sz w:val="21"/>
          <w:szCs w:val="21"/>
        </w:rPr>
        <w:t xml:space="preserve">JSP-FR-004  </w:t>
      </w:r>
      <w:r>
        <w:rPr>
          <w:rFonts w:ascii="Calibri" w:eastAsia="Calibri" w:hAnsi="Calibri" w:cs="Calibri"/>
          <w:b/>
          <w:bCs/>
          <w:color w:val="1B252E"/>
          <w:sz w:val="21"/>
          <w:szCs w:val="21"/>
        </w:rPr>
        <w:t>— Job Seeker Profile</w:t>
      </w:r>
    </w:p>
    <w:p w14:paraId="7A843AEF" w14:textId="77777777" w:rsidR="00D279F3" w:rsidRDefault="00000000" w:rsidP="00AE7E93">
      <w:pPr>
        <w:spacing w:after="60"/>
        <w:jc w:val="both"/>
        <w:pPrChange w:id="163" w:author="Duong Ha" w:date="2026-09-13T22:07:00Z" w16du:dateUtc="2026-09-13T15:07:00Z">
          <w:pPr>
            <w:spacing w:after="60"/>
          </w:pPr>
        </w:pPrChange>
      </w:pPr>
      <w:r>
        <w:rPr>
          <w:rFonts w:ascii="Calibri" w:eastAsia="Calibri" w:hAnsi="Calibri" w:cs="Calibri"/>
          <w:color w:val="1B252E"/>
        </w:rPr>
        <w:t>Job Seekers shall create and maintain a profile covering personal details, work experience, education, skills, languages, desired salary range (VND), and resume/document upload.</w:t>
      </w:r>
    </w:p>
    <w:p w14:paraId="3DD5DF0E" w14:textId="77777777" w:rsidR="00D279F3" w:rsidRDefault="00000000" w:rsidP="00AE7E93">
      <w:pPr>
        <w:spacing w:after="60"/>
        <w:jc w:val="both"/>
        <w:pPrChange w:id="164" w:author="Duong Ha" w:date="2026-09-13T22:07:00Z" w16du:dateUtc="2026-09-13T15:07:00Z">
          <w:pPr>
            <w:spacing w:after="60"/>
          </w:pPr>
        </w:pPrChange>
      </w:pPr>
      <w:r>
        <w:rPr>
          <w:rFonts w:ascii="Calibri" w:eastAsia="Calibri" w:hAnsi="Calibri" w:cs="Calibri"/>
          <w:i/>
          <w:iCs/>
          <w:color w:val="56646F"/>
          <w:sz w:val="17"/>
          <w:szCs w:val="17"/>
        </w:rPr>
        <w:t>Priority: P1 Must Have   |   Screens: js07, js10</w:t>
      </w:r>
    </w:p>
    <w:p w14:paraId="50DAFC38" w14:textId="77777777" w:rsidR="00D279F3" w:rsidRDefault="00000000" w:rsidP="00AE7E93">
      <w:pPr>
        <w:spacing w:before="40" w:after="40"/>
        <w:jc w:val="both"/>
        <w:pPrChange w:id="165" w:author="Duong Ha" w:date="2026-09-13T22:07:00Z" w16du:dateUtc="2026-09-13T15:07:00Z">
          <w:pPr>
            <w:spacing w:before="40" w:after="40"/>
          </w:pPr>
        </w:pPrChange>
      </w:pPr>
      <w:r>
        <w:rPr>
          <w:rFonts w:ascii="Calibri" w:eastAsia="Calibri" w:hAnsi="Calibri" w:cs="Calibri"/>
          <w:b/>
          <w:bCs/>
          <w:color w:val="1B6C74"/>
          <w:sz w:val="18"/>
          <w:szCs w:val="18"/>
        </w:rPr>
        <w:t>Field-Level Detail:</w:t>
      </w:r>
    </w:p>
    <w:p w14:paraId="7C0ACBE7" w14:textId="77777777" w:rsidR="00D279F3" w:rsidRDefault="00000000" w:rsidP="00AE7E93">
      <w:pPr>
        <w:pStyle w:val="ListParagraph"/>
        <w:numPr>
          <w:ilvl w:val="0"/>
          <w:numId w:val="1"/>
        </w:numPr>
        <w:spacing w:after="70"/>
        <w:jc w:val="both"/>
        <w:pPrChange w:id="166"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Accepted upload formats: PDF, DOC, DOCX, JPG, PNG</w:t>
      </w:r>
    </w:p>
    <w:p w14:paraId="413F6D76" w14:textId="4BEA9873" w:rsidR="0061488F" w:rsidRPr="0061488F" w:rsidRDefault="00000000" w:rsidP="00AE7E93">
      <w:pPr>
        <w:pStyle w:val="ListParagraph"/>
        <w:numPr>
          <w:ilvl w:val="0"/>
          <w:numId w:val="1"/>
        </w:numPr>
        <w:spacing w:after="70"/>
        <w:jc w:val="both"/>
        <w:pPrChange w:id="167"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Maximum file size: 10MB</w:t>
      </w:r>
      <w:ins w:id="168" w:author="Duong Ha" w:date="2026-09-13T22:07:00Z" w16du:dateUtc="2026-09-13T15:07:00Z">
        <w:r w:rsidR="0061488F">
          <w:rPr>
            <w:rFonts w:ascii="Calibri" w:eastAsia="Calibri" w:hAnsi="Calibri" w:cs="Calibri"/>
            <w:color w:val="1B252E"/>
          </w:rPr>
          <w:t xml:space="preserve">. </w:t>
        </w:r>
      </w:ins>
      <w:ins w:id="169" w:author="Duong Ha" w:date="2026-09-13T22:06:00Z">
        <w:r w:rsidR="0061488F" w:rsidRPr="0061488F">
          <w:rPr>
            <w:rFonts w:ascii="Calibri" w:hAnsi="Calibri" w:cs="Calibri"/>
            <w:rPrChange w:id="170" w:author="Duong Ha" w:date="2026-09-13T22:07:00Z" w16du:dateUtc="2026-09-13T15:07:00Z">
              <w:rPr/>
            </w:rPrChange>
          </w:rPr>
          <w:t>Example: Resume (3MB) + Portfolio (5MB) + Certificate (2MB) = 10MB total</w:t>
        </w:r>
      </w:ins>
      <w:ins w:id="171" w:author="Duong Ha" w:date="2026-09-13T22:07:00Z" w16du:dateUtc="2026-09-13T15:07:00Z">
        <w:r w:rsidR="0061488F" w:rsidRPr="0061488F">
          <w:rPr>
            <w:rFonts w:ascii="Calibri" w:hAnsi="Calibri" w:cs="Calibri"/>
            <w:rPrChange w:id="172" w:author="Duong Ha" w:date="2026-09-13T22:07:00Z" w16du:dateUtc="2026-09-13T15:07:00Z">
              <w:rPr/>
            </w:rPrChange>
          </w:rPr>
          <w:t xml:space="preserve">. </w:t>
        </w:r>
      </w:ins>
      <w:ins w:id="173" w:author="Duong Ha" w:date="2026-09-13T22:06:00Z">
        <w:r w:rsidR="0061488F" w:rsidRPr="0061488F">
          <w:rPr>
            <w:rFonts w:ascii="Calibri" w:hAnsi="Calibri" w:cs="Calibri"/>
            <w:rPrChange w:id="174" w:author="Duong Ha" w:date="2026-09-13T22:07:00Z" w16du:dateUtc="2026-09-13T15:07:00Z">
              <w:rPr/>
            </w:rPrChange>
          </w:rPr>
          <w:t>If total exceeds 10MB: error message "Total file size cannot exceed 10MB. Please reduce file sizes or remove some documents."</w:t>
        </w:r>
      </w:ins>
    </w:p>
    <w:p w14:paraId="5DF68256" w14:textId="77777777" w:rsidR="00D279F3" w:rsidRDefault="00000000" w:rsidP="00AE7E93">
      <w:pPr>
        <w:spacing w:before="180" w:after="60"/>
        <w:jc w:val="both"/>
        <w:pPrChange w:id="175" w:author="Duong Ha" w:date="2026-09-13T22:07:00Z" w16du:dateUtc="2026-09-13T15:07:00Z">
          <w:pPr>
            <w:spacing w:before="180" w:after="60"/>
          </w:pPr>
        </w:pPrChange>
      </w:pPr>
      <w:r>
        <w:rPr>
          <w:rFonts w:ascii="Calibri" w:eastAsia="Calibri" w:hAnsi="Calibri" w:cs="Calibri"/>
          <w:b/>
          <w:bCs/>
          <w:color w:val="16324F"/>
          <w:sz w:val="21"/>
          <w:szCs w:val="21"/>
        </w:rPr>
        <w:t xml:space="preserve">JSP-FR-004b  </w:t>
      </w:r>
      <w:r>
        <w:rPr>
          <w:rFonts w:ascii="Calibri" w:eastAsia="Calibri" w:hAnsi="Calibri" w:cs="Calibri"/>
          <w:b/>
          <w:bCs/>
          <w:color w:val="1B252E"/>
          <w:sz w:val="21"/>
          <w:szCs w:val="21"/>
        </w:rPr>
        <w:t>— Multiple Resume Management (new — added per BRD LV-BR-0007)</w:t>
      </w:r>
    </w:p>
    <w:p w14:paraId="54F2FB0D" w14:textId="77777777" w:rsidR="00D279F3" w:rsidRDefault="00000000" w:rsidP="00AE7E93">
      <w:pPr>
        <w:spacing w:after="60"/>
        <w:jc w:val="both"/>
        <w:pPrChange w:id="176" w:author="Duong Ha" w:date="2026-09-13T22:07:00Z" w16du:dateUtc="2026-09-13T15:07:00Z">
          <w:pPr>
            <w:spacing w:after="60"/>
          </w:pPr>
        </w:pPrChange>
      </w:pPr>
      <w:r>
        <w:rPr>
          <w:rFonts w:ascii="Calibri" w:eastAsia="Calibri" w:hAnsi="Calibri" w:cs="Calibri"/>
          <w:color w:val="1B252E"/>
        </w:rPr>
        <w:t>A Job Seeker shall be able to maintain more than one named resume/CV within their profile — e.g. 'Software Engineer CV', 'Product Management CV' — each independently uploadable or built from profile data, editable, and deletable. One resume shall be marked as Default. This extends js07/js10 and is a required addition, not an optional enhancement, per BRD LV-BR-0007.</w:t>
      </w:r>
    </w:p>
    <w:p w14:paraId="08960B73" w14:textId="77777777" w:rsidR="00D279F3" w:rsidRDefault="00000000" w:rsidP="00AE7E93">
      <w:pPr>
        <w:spacing w:after="60"/>
        <w:jc w:val="both"/>
        <w:pPrChange w:id="177" w:author="Duong Ha" w:date="2026-09-13T22:07:00Z" w16du:dateUtc="2026-09-13T15:07:00Z">
          <w:pPr>
            <w:spacing w:after="60"/>
          </w:pPr>
        </w:pPrChange>
      </w:pPr>
      <w:r>
        <w:rPr>
          <w:rFonts w:ascii="Calibri" w:eastAsia="Calibri" w:hAnsi="Calibri" w:cs="Calibri"/>
          <w:i/>
          <w:iCs/>
          <w:color w:val="56646F"/>
          <w:sz w:val="17"/>
          <w:szCs w:val="17"/>
        </w:rPr>
        <w:t>Priority: P1 Must Have   |   Screens: js07, js09, js10   |   Business Rules: LV-BR-0007</w:t>
      </w:r>
    </w:p>
    <w:p w14:paraId="7F41F990" w14:textId="77777777" w:rsidR="00D279F3" w:rsidRDefault="00000000" w:rsidP="00AE7E93">
      <w:pPr>
        <w:spacing w:before="40" w:after="40"/>
        <w:jc w:val="both"/>
        <w:pPrChange w:id="178" w:author="Duong Ha" w:date="2026-09-13T22:07:00Z" w16du:dateUtc="2026-09-13T15:07:00Z">
          <w:pPr>
            <w:spacing w:before="40" w:after="40"/>
          </w:pPr>
        </w:pPrChange>
      </w:pPr>
      <w:r>
        <w:rPr>
          <w:rFonts w:ascii="Calibri" w:eastAsia="Calibri" w:hAnsi="Calibri" w:cs="Calibri"/>
          <w:b/>
          <w:bCs/>
          <w:color w:val="1B6C74"/>
          <w:sz w:val="18"/>
          <w:szCs w:val="18"/>
        </w:rPr>
        <w:t>Field-Level Detail:</w:t>
      </w:r>
    </w:p>
    <w:p w14:paraId="211011C2" w14:textId="77777777" w:rsidR="00D279F3" w:rsidRDefault="00000000" w:rsidP="00AE7E93">
      <w:pPr>
        <w:pStyle w:val="ListParagraph"/>
        <w:numPr>
          <w:ilvl w:val="0"/>
          <w:numId w:val="1"/>
        </w:numPr>
        <w:spacing w:after="70"/>
        <w:jc w:val="both"/>
        <w:pPrChange w:id="179"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Resume list view (extends js09 Document Archive): Resume Name, Last Updated, Default flag, Used-in-Application count</w:t>
      </w:r>
    </w:p>
    <w:p w14:paraId="0086107A" w14:textId="77777777" w:rsidR="00D279F3" w:rsidRDefault="00000000" w:rsidP="00AE7E93">
      <w:pPr>
        <w:pStyle w:val="ListParagraph"/>
        <w:numPr>
          <w:ilvl w:val="0"/>
          <w:numId w:val="1"/>
        </w:numPr>
        <w:spacing w:after="70"/>
        <w:jc w:val="both"/>
        <w:pPrChange w:id="180"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'Set as Default' action — the Default resume is what One-Click Apply (JSP-FR-005) pre-fills unless the candidate explicitly picks a different one at the point of application</w:t>
      </w:r>
    </w:p>
    <w:p w14:paraId="3232D95C" w14:textId="77777777" w:rsidR="00D279F3" w:rsidRDefault="00000000" w:rsidP="00AE7E93">
      <w:pPr>
        <w:pStyle w:val="ListParagraph"/>
        <w:numPr>
          <w:ilvl w:val="0"/>
          <w:numId w:val="1"/>
        </w:numPr>
        <w:spacing w:after="70"/>
        <w:jc w:val="both"/>
        <w:pPrChange w:id="181"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Application Detail (js05) should show which named resume was submitted with a given application, for the candidate's own reference</w:t>
      </w:r>
    </w:p>
    <w:p w14:paraId="63C96B5F" w14:textId="77777777" w:rsidR="00D279F3" w:rsidRDefault="00000000" w:rsidP="00AE7E93">
      <w:pPr>
        <w:spacing w:before="180" w:after="60"/>
        <w:jc w:val="both"/>
        <w:rPr>
          <w:ins w:id="182" w:author="Duong Ha" w:date="2026-09-13T22:08:00Z" w16du:dateUtc="2026-09-13T15:08:00Z"/>
          <w:rFonts w:ascii="Calibri" w:eastAsia="Calibri" w:hAnsi="Calibri" w:cs="Calibri"/>
          <w:b/>
          <w:bCs/>
          <w:color w:val="1B252E"/>
          <w:sz w:val="21"/>
          <w:szCs w:val="21"/>
        </w:rPr>
      </w:pPr>
      <w:r>
        <w:rPr>
          <w:rFonts w:ascii="Calibri" w:eastAsia="Calibri" w:hAnsi="Calibri" w:cs="Calibri"/>
          <w:b/>
          <w:bCs/>
          <w:color w:val="16324F"/>
          <w:sz w:val="21"/>
          <w:szCs w:val="21"/>
        </w:rPr>
        <w:t xml:space="preserve">JSP-FR-005  </w:t>
      </w:r>
      <w:r>
        <w:rPr>
          <w:rFonts w:ascii="Calibri" w:eastAsia="Calibri" w:hAnsi="Calibri" w:cs="Calibri"/>
          <w:b/>
          <w:bCs/>
          <w:color w:val="1B252E"/>
          <w:sz w:val="21"/>
          <w:szCs w:val="21"/>
        </w:rPr>
        <w:t>— One-Click Apply</w:t>
      </w:r>
    </w:p>
    <w:p w14:paraId="08557C26" w14:textId="2343A925" w:rsidR="007353C3" w:rsidDel="007353C3" w:rsidRDefault="007353C3" w:rsidP="00AE7E93">
      <w:pPr>
        <w:spacing w:before="180" w:after="60"/>
        <w:jc w:val="both"/>
        <w:rPr>
          <w:del w:id="183" w:author="Duong Ha" w:date="2026-09-13T22:08:00Z" w16du:dateUtc="2026-09-13T15:08:00Z"/>
        </w:rPr>
        <w:pPrChange w:id="184" w:author="Duong Ha" w:date="2026-09-13T22:07:00Z" w16du:dateUtc="2026-09-13T15:07:00Z">
          <w:pPr>
            <w:spacing w:before="180" w:after="60"/>
          </w:pPr>
        </w:pPrChange>
      </w:pPr>
      <w:ins w:id="185" w:author="Duong Ha" w:date="2026-09-13T22:08:00Z" w16du:dateUtc="2026-09-13T15:08:00Z">
        <w:r>
          <w:rPr>
            <w:rFonts w:ascii="Calibri" w:eastAsia="Calibri" w:hAnsi="Calibri" w:cs="Calibri"/>
            <w:b/>
            <w:bCs/>
            <w:color w:val="16324F"/>
            <w:sz w:val="21"/>
            <w:szCs w:val="21"/>
          </w:rPr>
          <w:t>JSP-FR-005</w:t>
        </w:r>
      </w:ins>
      <w:ins w:id="186" w:author="Duong Ha" w:date="2026-09-13T22:09:00Z" w16du:dateUtc="2026-09-13T15:09:00Z">
        <w:r>
          <w:rPr>
            <w:rFonts w:ascii="Calibri" w:eastAsia="Calibri" w:hAnsi="Calibri" w:cs="Calibri"/>
            <w:b/>
            <w:bCs/>
            <w:color w:val="16324F"/>
            <w:sz w:val="21"/>
            <w:szCs w:val="21"/>
          </w:rPr>
          <w:t>a</w:t>
        </w:r>
      </w:ins>
    </w:p>
    <w:p w14:paraId="32FC89C9" w14:textId="77777777" w:rsidR="00B52062" w:rsidRDefault="00000000" w:rsidP="00AE7E93">
      <w:pPr>
        <w:spacing w:after="60"/>
        <w:jc w:val="both"/>
        <w:rPr>
          <w:ins w:id="187" w:author="Duong Ha" w:date="2026-09-13T21:56:00Z" w16du:dateUtc="2026-09-13T14:56:00Z"/>
          <w:rFonts w:ascii="Calibri" w:eastAsia="Calibri" w:hAnsi="Calibri" w:cs="Calibri"/>
          <w:color w:val="1B252E"/>
        </w:rPr>
        <w:pPrChange w:id="188" w:author="Duong Ha" w:date="2026-09-13T22:07:00Z" w16du:dateUtc="2026-09-13T15:07:00Z">
          <w:pPr>
            <w:spacing w:after="60"/>
          </w:pPr>
        </w:pPrChange>
      </w:pPr>
      <w:r>
        <w:rPr>
          <w:rFonts w:ascii="Calibri" w:eastAsia="Calibri" w:hAnsi="Calibri" w:cs="Calibri"/>
          <w:color w:val="1B252E"/>
        </w:rPr>
        <w:lastRenderedPageBreak/>
        <w:t xml:space="preserve">Job Seekers shall be able to apply using their saved profile in one click, with an optional cover letter. </w:t>
      </w:r>
    </w:p>
    <w:p w14:paraId="00C377CE" w14:textId="4207FDD9" w:rsidR="00B52062" w:rsidRDefault="00B52062" w:rsidP="00AE7E93">
      <w:pPr>
        <w:spacing w:after="60"/>
        <w:jc w:val="both"/>
        <w:rPr>
          <w:ins w:id="189" w:author="Duong Ha" w:date="2026-09-13T21:57:00Z" w16du:dateUtc="2026-09-13T14:57:00Z"/>
          <w:rFonts w:ascii="Calibri" w:eastAsia="Calibri" w:hAnsi="Calibri" w:cs="Calibri"/>
          <w:color w:val="1B252E"/>
        </w:rPr>
        <w:pPrChange w:id="190" w:author="Duong Ha" w:date="2026-09-13T22:07:00Z" w16du:dateUtc="2026-09-13T15:07:00Z">
          <w:pPr>
            <w:spacing w:after="60"/>
          </w:pPr>
        </w:pPrChange>
      </w:pPr>
      <w:ins w:id="191" w:author="Duong Ha" w:date="2026-09-13T21:57:00Z" w16du:dateUtc="2026-09-13T14:57:00Z">
        <w:r>
          <w:rPr>
            <w:rFonts w:ascii="Calibri" w:eastAsia="Calibri" w:hAnsi="Calibri" w:cs="Calibri"/>
            <w:color w:val="1B252E"/>
          </w:rPr>
          <w:t>-</w:t>
        </w:r>
      </w:ins>
      <w:ins w:id="192" w:author="Duong Ha" w:date="2026-09-13T21:57:00Z">
        <w:r w:rsidRPr="00B52062">
          <w:rPr>
            <w:rFonts w:ascii="Calibri" w:eastAsia="Calibri" w:hAnsi="Calibri" w:cs="Calibri"/>
            <w:color w:val="1B252E"/>
          </w:rPr>
          <w:t xml:space="preserve"> Profile completeness must be ≥ 60% to enable Apply button (per BRD BR-101-02). </w:t>
        </w:r>
      </w:ins>
    </w:p>
    <w:p w14:paraId="5D82CC46" w14:textId="77777777" w:rsidR="00B52062" w:rsidRDefault="00B52062" w:rsidP="00AE7E93">
      <w:pPr>
        <w:spacing w:after="60"/>
        <w:jc w:val="both"/>
        <w:rPr>
          <w:ins w:id="193" w:author="Duong Ha" w:date="2026-09-13T21:57:00Z" w16du:dateUtc="2026-09-13T14:57:00Z"/>
          <w:rFonts w:ascii="Calibri" w:eastAsia="Calibri" w:hAnsi="Calibri" w:cs="Calibri"/>
          <w:color w:val="1B252E"/>
        </w:rPr>
        <w:pPrChange w:id="194" w:author="Duong Ha" w:date="2026-09-13T22:07:00Z" w16du:dateUtc="2026-09-13T15:07:00Z">
          <w:pPr>
            <w:spacing w:after="60"/>
          </w:pPr>
        </w:pPrChange>
      </w:pPr>
      <w:ins w:id="195" w:author="Duong Ha" w:date="2026-09-13T21:57:00Z" w16du:dateUtc="2026-09-13T14:57:00Z">
        <w:r>
          <w:rPr>
            <w:rFonts w:ascii="Calibri" w:eastAsia="Calibri" w:hAnsi="Calibri" w:cs="Calibri"/>
            <w:color w:val="1B252E"/>
          </w:rPr>
          <w:t>-</w:t>
        </w:r>
      </w:ins>
      <w:ins w:id="196" w:author="Duong Ha" w:date="2026-09-13T21:57:00Z">
        <w:r w:rsidRPr="00B52062">
          <w:rPr>
            <w:rFonts w:ascii="Calibri" w:eastAsia="Calibri" w:hAnsi="Calibri" w:cs="Calibri"/>
            <w:color w:val="1B252E"/>
          </w:rPr>
          <w:t xml:space="preserve"> If &lt; 60%: Apply button disabled with tooltip: "Please complete your profile to at least 60% before applying." </w:t>
        </w:r>
      </w:ins>
    </w:p>
    <w:p w14:paraId="78B58F2E" w14:textId="77777777" w:rsidR="00B52062" w:rsidRDefault="00B52062" w:rsidP="00AE7E93">
      <w:pPr>
        <w:spacing w:after="60"/>
        <w:jc w:val="both"/>
        <w:rPr>
          <w:ins w:id="197" w:author="Duong Ha" w:date="2026-09-13T21:57:00Z" w16du:dateUtc="2026-09-13T14:57:00Z"/>
          <w:rFonts w:ascii="Calibri" w:eastAsia="Calibri" w:hAnsi="Calibri" w:cs="Calibri"/>
          <w:color w:val="1B252E"/>
        </w:rPr>
        <w:pPrChange w:id="198" w:author="Duong Ha" w:date="2026-09-13T22:07:00Z" w16du:dateUtc="2026-09-13T15:07:00Z">
          <w:pPr>
            <w:spacing w:after="60"/>
          </w:pPr>
        </w:pPrChange>
      </w:pPr>
      <w:ins w:id="199" w:author="Duong Ha" w:date="2026-09-13T21:57:00Z" w16du:dateUtc="2026-09-13T14:57:00Z">
        <w:r>
          <w:rPr>
            <w:rFonts w:ascii="Calibri" w:eastAsia="Calibri" w:hAnsi="Calibri" w:cs="Calibri"/>
            <w:color w:val="1B252E"/>
          </w:rPr>
          <w:t xml:space="preserve">- </w:t>
        </w:r>
      </w:ins>
      <w:ins w:id="200" w:author="Duong Ha" w:date="2026-09-13T21:57:00Z">
        <w:r w:rsidRPr="00B52062">
          <w:rPr>
            <w:rFonts w:ascii="Calibri" w:eastAsia="Calibri" w:hAnsi="Calibri" w:cs="Calibri"/>
            <w:color w:val="1B252E"/>
          </w:rPr>
          <w:t xml:space="preserve">Completeness calculation: (filled required fields / total required fields) × 100% </w:t>
        </w:r>
      </w:ins>
    </w:p>
    <w:p w14:paraId="6B297471" w14:textId="4FE4B286" w:rsidR="00B52062" w:rsidRDefault="00B52062" w:rsidP="00AE7E93">
      <w:pPr>
        <w:spacing w:after="60"/>
        <w:jc w:val="both"/>
        <w:rPr>
          <w:ins w:id="201" w:author="Duong Ha" w:date="2026-09-13T21:56:00Z" w16du:dateUtc="2026-09-13T14:56:00Z"/>
          <w:rFonts w:ascii="Calibri" w:eastAsia="Calibri" w:hAnsi="Calibri" w:cs="Calibri"/>
          <w:color w:val="1B252E"/>
        </w:rPr>
        <w:pPrChange w:id="202" w:author="Duong Ha" w:date="2026-09-13T22:07:00Z" w16du:dateUtc="2026-09-13T15:07:00Z">
          <w:pPr>
            <w:spacing w:after="60"/>
          </w:pPr>
        </w:pPrChange>
      </w:pPr>
      <w:ins w:id="203" w:author="Duong Ha" w:date="2026-09-13T21:57:00Z" w16du:dateUtc="2026-09-13T14:57:00Z">
        <w:r>
          <w:rPr>
            <w:rFonts w:ascii="Calibri" w:eastAsia="Calibri" w:hAnsi="Calibri" w:cs="Calibri"/>
            <w:color w:val="1B252E"/>
          </w:rPr>
          <w:t>-</w:t>
        </w:r>
      </w:ins>
      <w:ins w:id="204" w:author="Duong Ha" w:date="2026-09-13T21:57:00Z">
        <w:r w:rsidRPr="00B52062">
          <w:rPr>
            <w:rFonts w:ascii="Calibri" w:eastAsia="Calibri" w:hAnsi="Calibri" w:cs="Calibri"/>
            <w:color w:val="1B252E"/>
          </w:rPr>
          <w:t xml:space="preserve"> Required fields: Name, Email, Phone, Location, Work Experience (≥1), Education (≥1), Skills (≥3), Resume (≥1)</w:t>
        </w:r>
      </w:ins>
    </w:p>
    <w:p w14:paraId="412915C2" w14:textId="20E248CA" w:rsidR="00D279F3" w:rsidRDefault="00000000" w:rsidP="00AE7E93">
      <w:pPr>
        <w:spacing w:after="60"/>
        <w:jc w:val="both"/>
        <w:rPr>
          <w:ins w:id="205" w:author="Duong Ha" w:date="2026-09-13T22:09:00Z" w16du:dateUtc="2026-09-13T15:09:00Z"/>
          <w:rFonts w:ascii="Calibri" w:eastAsia="Calibri" w:hAnsi="Calibri" w:cs="Calibri"/>
          <w:color w:val="1B252E"/>
        </w:rPr>
      </w:pPr>
      <w:r>
        <w:rPr>
          <w:rFonts w:ascii="Calibri" w:eastAsia="Calibri" w:hAnsi="Calibri" w:cs="Calibri"/>
          <w:color w:val="1B252E"/>
        </w:rPr>
        <w:t>The system shall pre-populate the application form from the profile, using the Default resume (JSP-FR-004b) unless the candidate selects a different named resume for this specific application. A mandatory candidate data consent checkbox shall be displayed before final submission; applications cannot be submitted without explicit consent.</w:t>
      </w:r>
    </w:p>
    <w:p w14:paraId="77ABFCE0" w14:textId="5A66BC86" w:rsidR="007353C3" w:rsidRDefault="007353C3" w:rsidP="00AE7E93">
      <w:pPr>
        <w:spacing w:after="60"/>
        <w:jc w:val="both"/>
        <w:rPr>
          <w:ins w:id="206" w:author="Duong Ha" w:date="2026-09-13T22:09:00Z" w16du:dateUtc="2026-09-13T15:09:00Z"/>
          <w:rFonts w:ascii="Calibri" w:eastAsia="Calibri" w:hAnsi="Calibri" w:cs="Calibri"/>
          <w:b/>
          <w:bCs/>
          <w:color w:val="16324F"/>
          <w:sz w:val="21"/>
          <w:szCs w:val="21"/>
        </w:rPr>
      </w:pPr>
      <w:ins w:id="207" w:author="Duong Ha" w:date="2026-09-13T22:09:00Z" w16du:dateUtc="2026-09-13T15:09:00Z">
        <w:r>
          <w:rPr>
            <w:rFonts w:ascii="Calibri" w:eastAsia="Calibri" w:hAnsi="Calibri" w:cs="Calibri"/>
            <w:b/>
            <w:bCs/>
            <w:color w:val="16324F"/>
            <w:sz w:val="21"/>
            <w:szCs w:val="21"/>
          </w:rPr>
          <w:t>JSP-FR-005</w:t>
        </w:r>
        <w:r>
          <w:rPr>
            <w:rFonts w:ascii="Calibri" w:eastAsia="Calibri" w:hAnsi="Calibri" w:cs="Calibri"/>
            <w:b/>
            <w:bCs/>
            <w:color w:val="16324F"/>
            <w:sz w:val="21"/>
            <w:szCs w:val="21"/>
          </w:rPr>
          <w:t>b</w:t>
        </w:r>
      </w:ins>
    </w:p>
    <w:p w14:paraId="48271882" w14:textId="1F5B72C9" w:rsidR="007353C3" w:rsidRPr="007353C3" w:rsidRDefault="007353C3" w:rsidP="00AE7E93">
      <w:pPr>
        <w:spacing w:after="60"/>
        <w:jc w:val="both"/>
        <w:rPr>
          <w:ins w:id="208" w:author="Duong Ha" w:date="2026-09-13T22:09:00Z" w16du:dateUtc="2026-09-13T15:09:00Z"/>
          <w:rFonts w:ascii="Calibri" w:hAnsi="Calibri" w:cs="Calibri"/>
          <w:rPrChange w:id="209" w:author="Duong Ha" w:date="2026-09-13T22:09:00Z" w16du:dateUtc="2026-09-13T15:09:00Z">
            <w:rPr>
              <w:ins w:id="210" w:author="Duong Ha" w:date="2026-09-13T22:09:00Z" w16du:dateUtc="2026-09-13T15:09:00Z"/>
            </w:rPr>
          </w:rPrChange>
        </w:rPr>
      </w:pPr>
      <w:ins w:id="211" w:author="Duong Ha" w:date="2026-09-13T22:09:00Z">
        <w:r w:rsidRPr="007353C3">
          <w:rPr>
            <w:rFonts w:ascii="Calibri" w:hAnsi="Calibri" w:cs="Calibri"/>
            <w:rPrChange w:id="212" w:author="Duong Ha" w:date="2026-09-13T22:09:00Z" w16du:dateUtc="2026-09-13T15:09:00Z">
              <w:rPr/>
            </w:rPrChange>
          </w:rPr>
          <w:t>Candidates who have been rejected for a job cannot reapply to the same job for 90 days (per BRD BR-301-09).</w:t>
        </w:r>
      </w:ins>
    </w:p>
    <w:p w14:paraId="27BE72A2" w14:textId="77777777" w:rsidR="007353C3" w:rsidRDefault="007353C3" w:rsidP="00AE7E93">
      <w:pPr>
        <w:spacing w:after="60"/>
        <w:jc w:val="both"/>
        <w:rPr>
          <w:ins w:id="213" w:author="Duong Ha" w:date="2026-09-13T22:09:00Z" w16du:dateUtc="2026-09-13T15:09:00Z"/>
          <w:rFonts w:ascii="Calibri" w:hAnsi="Calibri" w:cs="Calibri"/>
        </w:rPr>
      </w:pPr>
      <w:ins w:id="214" w:author="Duong Ha" w:date="2026-09-13T22:09:00Z">
        <w:r w:rsidRPr="007353C3">
          <w:rPr>
            <w:rFonts w:ascii="Calibri" w:hAnsi="Calibri" w:cs="Calibri"/>
            <w:rPrChange w:id="215" w:author="Duong Ha" w:date="2026-09-13T22:09:00Z" w16du:dateUtc="2026-09-13T15:09:00Z">
              <w:rPr/>
            </w:rPrChange>
          </w:rPr>
          <w:t xml:space="preserve">Field-Level Detail: </w:t>
        </w:r>
      </w:ins>
    </w:p>
    <w:p w14:paraId="171D5D4F" w14:textId="77777777" w:rsidR="007353C3" w:rsidRDefault="007353C3" w:rsidP="00AE7E93">
      <w:pPr>
        <w:spacing w:after="60"/>
        <w:jc w:val="both"/>
        <w:rPr>
          <w:ins w:id="216" w:author="Duong Ha" w:date="2026-09-13T22:09:00Z" w16du:dateUtc="2026-09-13T15:09:00Z"/>
          <w:rFonts w:ascii="Calibri" w:hAnsi="Calibri" w:cs="Calibri"/>
        </w:rPr>
      </w:pPr>
      <w:ins w:id="217" w:author="Duong Ha" w:date="2026-09-13T22:09:00Z">
        <w:r w:rsidRPr="007353C3">
          <w:rPr>
            <w:rFonts w:ascii="Calibri" w:hAnsi="Calibri" w:cs="Calibri"/>
            <w:rPrChange w:id="218" w:author="Duong Ha" w:date="2026-09-13T22:09:00Z" w16du:dateUtc="2026-09-13T15:09:00Z">
              <w:rPr/>
            </w:rPrChange>
          </w:rPr>
          <w:t xml:space="preserve">- If candidate previously applied and was rejected: Apply button disabled </w:t>
        </w:r>
      </w:ins>
    </w:p>
    <w:p w14:paraId="3D0EEC30" w14:textId="77777777" w:rsidR="007353C3" w:rsidRDefault="007353C3" w:rsidP="00AE7E93">
      <w:pPr>
        <w:spacing w:after="60"/>
        <w:jc w:val="both"/>
        <w:rPr>
          <w:ins w:id="219" w:author="Duong Ha" w:date="2026-09-13T22:09:00Z" w16du:dateUtc="2026-09-13T15:09:00Z"/>
          <w:rFonts w:ascii="Calibri" w:hAnsi="Calibri" w:cs="Calibri"/>
        </w:rPr>
      </w:pPr>
      <w:ins w:id="220" w:author="Duong Ha" w:date="2026-09-13T22:09:00Z">
        <w:r w:rsidRPr="007353C3">
          <w:rPr>
            <w:rFonts w:ascii="Calibri" w:hAnsi="Calibri" w:cs="Calibri"/>
            <w:rPrChange w:id="221" w:author="Duong Ha" w:date="2026-09-13T22:09:00Z" w16du:dateUtc="2026-09-13T15:09:00Z">
              <w:rPr/>
            </w:rPrChange>
          </w:rPr>
          <w:t xml:space="preserve">- Tooltip message: "You applied for this position on [date] and were not selected. You can reapply after [date + 90 days]." </w:t>
        </w:r>
      </w:ins>
    </w:p>
    <w:p w14:paraId="4B1A786A" w14:textId="77777777" w:rsidR="007353C3" w:rsidRDefault="007353C3" w:rsidP="00AE7E93">
      <w:pPr>
        <w:spacing w:after="60"/>
        <w:jc w:val="both"/>
        <w:rPr>
          <w:ins w:id="222" w:author="Duong Ha" w:date="2026-09-13T22:09:00Z" w16du:dateUtc="2026-09-13T15:09:00Z"/>
          <w:rFonts w:ascii="Calibri" w:hAnsi="Calibri" w:cs="Calibri"/>
        </w:rPr>
      </w:pPr>
      <w:ins w:id="223" w:author="Duong Ha" w:date="2026-09-13T22:09:00Z">
        <w:r w:rsidRPr="007353C3">
          <w:rPr>
            <w:rFonts w:ascii="Calibri" w:hAnsi="Calibri" w:cs="Calibri"/>
            <w:rPrChange w:id="224" w:author="Duong Ha" w:date="2026-09-13T22:09:00Z" w16du:dateUtc="2026-09-13T15:09:00Z">
              <w:rPr/>
            </w:rPrChange>
          </w:rPr>
          <w:t xml:space="preserve">- If job is reposted by employer (new Job ID): reapplication allowed immediately </w:t>
        </w:r>
      </w:ins>
    </w:p>
    <w:p w14:paraId="6976C399" w14:textId="77777777" w:rsidR="007353C3" w:rsidRDefault="007353C3" w:rsidP="00AE7E93">
      <w:pPr>
        <w:spacing w:after="60"/>
        <w:jc w:val="both"/>
        <w:rPr>
          <w:ins w:id="225" w:author="Duong Ha" w:date="2026-09-13T22:09:00Z" w16du:dateUtc="2026-09-13T15:09:00Z"/>
          <w:rFonts w:ascii="Calibri" w:hAnsi="Calibri" w:cs="Calibri"/>
        </w:rPr>
      </w:pPr>
      <w:ins w:id="226" w:author="Duong Ha" w:date="2026-09-13T22:09:00Z">
        <w:r w:rsidRPr="007353C3">
          <w:rPr>
            <w:rFonts w:ascii="Calibri" w:hAnsi="Calibri" w:cs="Calibri"/>
            <w:rPrChange w:id="227" w:author="Duong Ha" w:date="2026-09-13T22:09:00Z" w16du:dateUtc="2026-09-13T15:09:00Z">
              <w:rPr/>
            </w:rPrChange>
          </w:rPr>
          <w:t xml:space="preserve">- System automatically unlocks reapplication after 90 days </w:t>
        </w:r>
      </w:ins>
    </w:p>
    <w:p w14:paraId="09002073" w14:textId="4A9FA481" w:rsidR="007353C3" w:rsidRPr="007353C3" w:rsidRDefault="007353C3" w:rsidP="00AE7E93">
      <w:pPr>
        <w:spacing w:after="60"/>
        <w:jc w:val="both"/>
        <w:rPr>
          <w:rFonts w:ascii="Calibri" w:hAnsi="Calibri" w:cs="Calibri"/>
          <w:rPrChange w:id="228" w:author="Duong Ha" w:date="2026-09-13T22:09:00Z" w16du:dateUtc="2026-09-13T15:09:00Z">
            <w:rPr/>
          </w:rPrChange>
        </w:rPr>
        <w:pPrChange w:id="229" w:author="Duong Ha" w:date="2026-09-13T22:07:00Z" w16du:dateUtc="2026-09-13T15:07:00Z">
          <w:pPr>
            <w:spacing w:after="60"/>
          </w:pPr>
        </w:pPrChange>
      </w:pPr>
      <w:ins w:id="230" w:author="Duong Ha" w:date="2026-09-13T22:09:00Z">
        <w:r w:rsidRPr="007353C3">
          <w:rPr>
            <w:rFonts w:ascii="Calibri" w:hAnsi="Calibri" w:cs="Calibri"/>
            <w:rPrChange w:id="231" w:author="Duong Ha" w:date="2026-09-13T22:09:00Z" w16du:dateUtc="2026-09-13T15:09:00Z">
              <w:rPr/>
            </w:rPrChange>
          </w:rPr>
          <w:t>- Reapplication treated as new application (fresh pipeline, no history carried over)</w:t>
        </w:r>
      </w:ins>
    </w:p>
    <w:p w14:paraId="60348765" w14:textId="77777777" w:rsidR="00D279F3" w:rsidRDefault="00000000" w:rsidP="00AE7E93">
      <w:pPr>
        <w:spacing w:after="60"/>
        <w:jc w:val="both"/>
        <w:pPrChange w:id="232" w:author="Duong Ha" w:date="2026-09-13T22:07:00Z" w16du:dateUtc="2026-09-13T15:07:00Z">
          <w:pPr>
            <w:spacing w:after="60"/>
          </w:pPr>
        </w:pPrChange>
      </w:pPr>
      <w:r>
        <w:rPr>
          <w:rFonts w:ascii="Calibri" w:eastAsia="Calibri" w:hAnsi="Calibri" w:cs="Calibri"/>
          <w:i/>
          <w:iCs/>
          <w:color w:val="56646F"/>
          <w:sz w:val="17"/>
          <w:szCs w:val="17"/>
        </w:rPr>
        <w:t>Priority: P1 Must Have   |   Screens: js03   |   Business Rules: BR-011   |   Acceptance Criteria: AC-004, AC-016</w:t>
      </w:r>
    </w:p>
    <w:p w14:paraId="5A3B1850" w14:textId="77777777" w:rsidR="00D279F3" w:rsidRDefault="00000000" w:rsidP="00AE7E93">
      <w:pPr>
        <w:spacing w:before="180" w:after="60"/>
        <w:jc w:val="both"/>
        <w:pPrChange w:id="233" w:author="Duong Ha" w:date="2026-09-13T22:07:00Z" w16du:dateUtc="2026-09-13T15:07:00Z">
          <w:pPr>
            <w:spacing w:before="180" w:after="60"/>
          </w:pPr>
        </w:pPrChange>
      </w:pPr>
      <w:r>
        <w:rPr>
          <w:rFonts w:ascii="Calibri" w:eastAsia="Calibri" w:hAnsi="Calibri" w:cs="Calibri"/>
          <w:b/>
          <w:bCs/>
          <w:color w:val="16324F"/>
          <w:sz w:val="21"/>
          <w:szCs w:val="21"/>
        </w:rPr>
        <w:t xml:space="preserve">JSP-FR-006  </w:t>
      </w:r>
      <w:r>
        <w:rPr>
          <w:rFonts w:ascii="Calibri" w:eastAsia="Calibri" w:hAnsi="Calibri" w:cs="Calibri"/>
          <w:b/>
          <w:bCs/>
          <w:color w:val="1B252E"/>
          <w:sz w:val="21"/>
          <w:szCs w:val="21"/>
        </w:rPr>
        <w:t>— Saved Jobs</w:t>
      </w:r>
    </w:p>
    <w:p w14:paraId="2820A11C" w14:textId="77777777" w:rsidR="00D279F3" w:rsidRDefault="00000000" w:rsidP="00AE7E93">
      <w:pPr>
        <w:spacing w:after="60"/>
        <w:jc w:val="both"/>
        <w:rPr>
          <w:ins w:id="234" w:author="Duong Ha" w:date="2026-09-13T21:58:00Z" w16du:dateUtc="2026-09-13T14:58:00Z"/>
          <w:rFonts w:ascii="Calibri" w:eastAsia="Calibri" w:hAnsi="Calibri" w:cs="Calibri"/>
          <w:color w:val="1B252E"/>
        </w:rPr>
        <w:pPrChange w:id="235" w:author="Duong Ha" w:date="2026-09-13T22:07:00Z" w16du:dateUtc="2026-09-13T15:07:00Z">
          <w:pPr>
            <w:spacing w:after="60"/>
          </w:pPr>
        </w:pPrChange>
      </w:pPr>
      <w:r>
        <w:rPr>
          <w:rFonts w:ascii="Calibri" w:eastAsia="Calibri" w:hAnsi="Calibri" w:cs="Calibri"/>
          <w:color w:val="1B252E"/>
        </w:rPr>
        <w:t>Job Seekers shall be able to save listings to a personal 'Saved Jobs' list for later review.</w:t>
      </w:r>
    </w:p>
    <w:p w14:paraId="3C94A394" w14:textId="77777777" w:rsidR="00CE3122" w:rsidRDefault="00CE3122" w:rsidP="00AE7E93">
      <w:pPr>
        <w:spacing w:after="60"/>
        <w:jc w:val="both"/>
        <w:rPr>
          <w:ins w:id="236" w:author="Duong Ha" w:date="2026-09-13T21:58:00Z" w16du:dateUtc="2026-09-13T14:58:00Z"/>
          <w:rFonts w:ascii="Calibri" w:hAnsi="Calibri" w:cs="Calibri"/>
        </w:rPr>
        <w:pPrChange w:id="237" w:author="Duong Ha" w:date="2026-09-13T22:07:00Z" w16du:dateUtc="2026-09-13T15:07:00Z">
          <w:pPr>
            <w:spacing w:after="60"/>
          </w:pPr>
        </w:pPrChange>
      </w:pPr>
      <w:ins w:id="238" w:author="Duong Ha" w:date="2026-09-13T21:58:00Z" w16du:dateUtc="2026-09-13T14:58:00Z">
        <w:r>
          <w:rPr>
            <w:rFonts w:ascii="Calibri" w:hAnsi="Calibri" w:cs="Calibri"/>
          </w:rPr>
          <w:t>-</w:t>
        </w:r>
      </w:ins>
      <w:ins w:id="239" w:author="Duong Ha" w:date="2026-09-13T21:58:00Z">
        <w:r w:rsidRPr="00CE3122">
          <w:rPr>
            <w:rFonts w:ascii="Calibri" w:hAnsi="Calibri" w:cs="Calibri"/>
            <w:rPrChange w:id="240" w:author="Duong Ha" w:date="2026-09-13T21:58:00Z" w16du:dateUtc="2026-09-13T14:58:00Z">
              <w:rPr/>
            </w:rPrChange>
          </w:rPr>
          <w:t xml:space="preserve"> Maximum 100 saved jobs per user (per BRD BR-201-05). </w:t>
        </w:r>
      </w:ins>
    </w:p>
    <w:p w14:paraId="6DA62E94" w14:textId="77777777" w:rsidR="00CE3122" w:rsidRDefault="00CE3122" w:rsidP="00AE7E93">
      <w:pPr>
        <w:spacing w:after="60"/>
        <w:jc w:val="both"/>
        <w:rPr>
          <w:ins w:id="241" w:author="Duong Ha" w:date="2026-09-13T21:58:00Z" w16du:dateUtc="2026-09-13T14:58:00Z"/>
          <w:rFonts w:ascii="Calibri" w:hAnsi="Calibri" w:cs="Calibri"/>
        </w:rPr>
        <w:pPrChange w:id="242" w:author="Duong Ha" w:date="2026-09-13T22:07:00Z" w16du:dateUtc="2026-09-13T15:07:00Z">
          <w:pPr>
            <w:spacing w:after="60"/>
          </w:pPr>
        </w:pPrChange>
      </w:pPr>
      <w:ins w:id="243" w:author="Duong Ha" w:date="2026-09-13T21:58:00Z" w16du:dateUtc="2026-09-13T14:58:00Z">
        <w:r>
          <w:rPr>
            <w:rFonts w:ascii="Calibri" w:hAnsi="Calibri" w:cs="Calibri"/>
          </w:rPr>
          <w:t>-</w:t>
        </w:r>
      </w:ins>
      <w:ins w:id="244" w:author="Duong Ha" w:date="2026-09-13T21:58:00Z">
        <w:r w:rsidRPr="00CE3122">
          <w:rPr>
            <w:rFonts w:ascii="Calibri" w:hAnsi="Calibri" w:cs="Calibri"/>
            <w:rPrChange w:id="245" w:author="Duong Ha" w:date="2026-09-13T21:58:00Z" w16du:dateUtc="2026-09-13T14:58:00Z">
              <w:rPr/>
            </w:rPrChange>
          </w:rPr>
          <w:t xml:space="preserve"> Saved jobs automatically expire and are removed after 90 days if the job is closed (per BRD BR-201-04). </w:t>
        </w:r>
      </w:ins>
    </w:p>
    <w:p w14:paraId="6731B781" w14:textId="77777777" w:rsidR="00CE3122" w:rsidRDefault="00CE3122" w:rsidP="00AE7E93">
      <w:pPr>
        <w:spacing w:after="60"/>
        <w:jc w:val="both"/>
        <w:rPr>
          <w:ins w:id="246" w:author="Duong Ha" w:date="2026-09-13T21:58:00Z" w16du:dateUtc="2026-09-13T14:58:00Z"/>
          <w:rFonts w:ascii="Calibri" w:hAnsi="Calibri" w:cs="Calibri"/>
        </w:rPr>
        <w:pPrChange w:id="247" w:author="Duong Ha" w:date="2026-09-13T22:07:00Z" w16du:dateUtc="2026-09-13T15:07:00Z">
          <w:pPr>
            <w:spacing w:after="60"/>
          </w:pPr>
        </w:pPrChange>
      </w:pPr>
      <w:ins w:id="248" w:author="Duong Ha" w:date="2026-09-13T21:58:00Z" w16du:dateUtc="2026-09-13T14:58:00Z">
        <w:r>
          <w:rPr>
            <w:rFonts w:ascii="Calibri" w:hAnsi="Calibri" w:cs="Calibri"/>
          </w:rPr>
          <w:t>-</w:t>
        </w:r>
      </w:ins>
      <w:ins w:id="249" w:author="Duong Ha" w:date="2026-09-13T21:58:00Z">
        <w:r w:rsidRPr="00CE3122">
          <w:rPr>
            <w:rFonts w:ascii="Calibri" w:hAnsi="Calibri" w:cs="Calibri"/>
            <w:rPrChange w:id="250" w:author="Duong Ha" w:date="2026-09-13T21:58:00Z" w16du:dateUtc="2026-09-13T14:58:00Z">
              <w:rPr/>
            </w:rPrChange>
          </w:rPr>
          <w:t xml:space="preserve"> Expired saved jobs show "Job No Longer Available" status with option to remove from list. </w:t>
        </w:r>
      </w:ins>
    </w:p>
    <w:p w14:paraId="3016349D" w14:textId="4D8C3E9B" w:rsidR="00CE3122" w:rsidRPr="00CE3122" w:rsidRDefault="00CE3122" w:rsidP="00AE7E93">
      <w:pPr>
        <w:spacing w:after="60"/>
        <w:jc w:val="both"/>
        <w:rPr>
          <w:rFonts w:ascii="Calibri" w:hAnsi="Calibri" w:cs="Calibri"/>
          <w:rPrChange w:id="251" w:author="Duong Ha" w:date="2026-09-13T21:58:00Z" w16du:dateUtc="2026-09-13T14:58:00Z">
            <w:rPr/>
          </w:rPrChange>
        </w:rPr>
        <w:pPrChange w:id="252" w:author="Duong Ha" w:date="2026-09-13T22:07:00Z" w16du:dateUtc="2026-09-13T15:07:00Z">
          <w:pPr>
            <w:spacing w:after="60"/>
          </w:pPr>
        </w:pPrChange>
      </w:pPr>
      <w:ins w:id="253" w:author="Duong Ha" w:date="2026-09-13T21:58:00Z" w16du:dateUtc="2026-09-13T14:58:00Z">
        <w:r>
          <w:rPr>
            <w:rFonts w:ascii="Calibri" w:hAnsi="Calibri" w:cs="Calibri"/>
          </w:rPr>
          <w:t>-</w:t>
        </w:r>
      </w:ins>
      <w:ins w:id="254" w:author="Duong Ha" w:date="2026-09-13T21:58:00Z">
        <w:r w:rsidRPr="00CE3122">
          <w:rPr>
            <w:rFonts w:ascii="Calibri" w:hAnsi="Calibri" w:cs="Calibri"/>
            <w:rPrChange w:id="255" w:author="Duong Ha" w:date="2026-09-13T21:58:00Z" w16du:dateUtc="2026-09-13T14:58:00Z">
              <w:rPr/>
            </w:rPrChange>
          </w:rPr>
          <w:t xml:space="preserve"> User receives notification 7 days before expiry: "Your saved job '[Job Title]' will expire in 7 days."</w:t>
        </w:r>
      </w:ins>
    </w:p>
    <w:p w14:paraId="06D1862B" w14:textId="77777777" w:rsidR="00D279F3" w:rsidRDefault="00000000" w:rsidP="00AE7E93">
      <w:pPr>
        <w:spacing w:after="60"/>
        <w:jc w:val="both"/>
        <w:pPrChange w:id="256" w:author="Duong Ha" w:date="2026-09-13T22:07:00Z" w16du:dateUtc="2026-09-13T15:07:00Z">
          <w:pPr>
            <w:spacing w:after="60"/>
          </w:pPr>
        </w:pPrChange>
      </w:pPr>
      <w:r>
        <w:rPr>
          <w:rFonts w:ascii="Calibri" w:eastAsia="Calibri" w:hAnsi="Calibri" w:cs="Calibri"/>
          <w:i/>
          <w:iCs/>
          <w:color w:val="56646F"/>
          <w:sz w:val="17"/>
          <w:szCs w:val="17"/>
        </w:rPr>
        <w:t>Priority: P2 Should Have   |   Screens: js06</w:t>
      </w:r>
    </w:p>
    <w:p w14:paraId="2F14CEAD" w14:textId="77777777" w:rsidR="00D279F3" w:rsidRDefault="00000000" w:rsidP="00AE7E93">
      <w:pPr>
        <w:spacing w:before="180" w:after="60"/>
        <w:jc w:val="both"/>
        <w:pPrChange w:id="257" w:author="Duong Ha" w:date="2026-09-13T22:07:00Z" w16du:dateUtc="2026-09-13T15:07:00Z">
          <w:pPr>
            <w:spacing w:before="180" w:after="60"/>
          </w:pPr>
        </w:pPrChange>
      </w:pPr>
      <w:r>
        <w:rPr>
          <w:rFonts w:ascii="Calibri" w:eastAsia="Calibri" w:hAnsi="Calibri" w:cs="Calibri"/>
          <w:b/>
          <w:bCs/>
          <w:color w:val="16324F"/>
          <w:sz w:val="21"/>
          <w:szCs w:val="21"/>
        </w:rPr>
        <w:t xml:space="preserve">JSP-FR-007  </w:t>
      </w:r>
      <w:r>
        <w:rPr>
          <w:rFonts w:ascii="Calibri" w:eastAsia="Calibri" w:hAnsi="Calibri" w:cs="Calibri"/>
          <w:b/>
          <w:bCs/>
          <w:color w:val="1B252E"/>
          <w:sz w:val="21"/>
          <w:szCs w:val="21"/>
        </w:rPr>
        <w:t>— Application Tracker</w:t>
      </w:r>
    </w:p>
    <w:p w14:paraId="4C499F62" w14:textId="1339E1A7" w:rsidR="00D279F3" w:rsidRDefault="00000000" w:rsidP="00AE7E93">
      <w:pPr>
        <w:spacing w:after="60"/>
        <w:jc w:val="both"/>
        <w:rPr>
          <w:ins w:id="258" w:author="Duong Ha" w:date="2026-09-13T21:55:00Z" w16du:dateUtc="2026-09-13T14:55:00Z"/>
          <w:rFonts w:ascii="Calibri" w:eastAsia="Calibri" w:hAnsi="Calibri" w:cs="Calibri"/>
          <w:color w:val="1B252E"/>
        </w:rPr>
        <w:pPrChange w:id="259" w:author="Duong Ha" w:date="2026-09-13T22:07:00Z" w16du:dateUtc="2026-09-13T15:07:00Z">
          <w:pPr>
            <w:spacing w:after="60"/>
          </w:pPr>
        </w:pPrChange>
      </w:pPr>
      <w:r>
        <w:rPr>
          <w:rFonts w:ascii="Calibri" w:eastAsia="Calibri" w:hAnsi="Calibri" w:cs="Calibri"/>
          <w:color w:val="1B252E"/>
        </w:rPr>
        <w:t xml:space="preserve">The Application Tracker shall show all submitted applications with current status: Applied, Under Review, Shortlisted, </w:t>
      </w:r>
      <w:ins w:id="260" w:author="Duong Ha" w:date="2026-09-13T22:05:00Z">
        <w:r w:rsidR="009A26BB" w:rsidRPr="009A26BB">
          <w:rPr>
            <w:rFonts w:ascii="Calibri" w:eastAsia="Calibri" w:hAnsi="Calibri" w:cs="Calibri"/>
            <w:color w:val="1B252E"/>
          </w:rPr>
          <w:t>Phone Screening</w:t>
        </w:r>
      </w:ins>
      <w:ins w:id="261" w:author="Duong Ha" w:date="2026-09-13T22:05:00Z" w16du:dateUtc="2026-09-13T15:05:00Z">
        <w:r w:rsidR="009A26BB">
          <w:rPr>
            <w:rFonts w:ascii="Calibri" w:eastAsia="Calibri" w:hAnsi="Calibri" w:cs="Calibri"/>
            <w:color w:val="1B252E"/>
          </w:rPr>
          <w:t xml:space="preserve">, </w:t>
        </w:r>
      </w:ins>
      <w:r>
        <w:rPr>
          <w:rFonts w:ascii="Calibri" w:eastAsia="Calibri" w:hAnsi="Calibri" w:cs="Calibri"/>
          <w:color w:val="1B252E"/>
        </w:rPr>
        <w:t>Interview Scheduled, Offer Sent, Hired, Rejected. The progress visualization should be a clear, modern stepper (an improvement over prior baseline design per UX feedback).</w:t>
      </w:r>
    </w:p>
    <w:p w14:paraId="53EFEC61" w14:textId="77777777" w:rsidR="00EE6666" w:rsidRPr="00EE6666" w:rsidRDefault="00EE6666" w:rsidP="00AE7E93">
      <w:pPr>
        <w:spacing w:after="60"/>
        <w:jc w:val="both"/>
        <w:rPr>
          <w:ins w:id="262" w:author="Duong Ha" w:date="2026-09-13T21:55:00Z" w16du:dateUtc="2026-09-13T14:55:00Z"/>
          <w:rFonts w:ascii="Calibri" w:hAnsi="Calibri" w:cs="Calibri"/>
          <w:rPrChange w:id="263" w:author="Duong Ha" w:date="2026-09-13T21:55:00Z" w16du:dateUtc="2026-09-13T14:55:00Z">
            <w:rPr>
              <w:ins w:id="264" w:author="Duong Ha" w:date="2026-09-13T21:55:00Z" w16du:dateUtc="2026-09-13T14:55:00Z"/>
            </w:rPr>
          </w:rPrChange>
        </w:rPr>
        <w:pPrChange w:id="265" w:author="Duong Ha" w:date="2026-09-13T22:07:00Z" w16du:dateUtc="2026-09-13T15:07:00Z">
          <w:pPr>
            <w:spacing w:after="60"/>
          </w:pPr>
        </w:pPrChange>
      </w:pPr>
      <w:ins w:id="266" w:author="Duong Ha" w:date="2026-09-13T21:55:00Z">
        <w:r w:rsidRPr="00EE6666">
          <w:rPr>
            <w:rFonts w:ascii="Calibri" w:hAnsi="Calibri" w:cs="Calibri"/>
            <w:rPrChange w:id="267" w:author="Duong Ha" w:date="2026-09-13T21:55:00Z" w16du:dateUtc="2026-09-13T14:55:00Z">
              <w:rPr/>
            </w:rPrChange>
          </w:rPr>
          <w:t xml:space="preserve">Job Seekers shall be able to withdraw their application before it reaches the Screening stage. </w:t>
        </w:r>
      </w:ins>
    </w:p>
    <w:p w14:paraId="1E4A0307" w14:textId="77777777" w:rsidR="00EE6666" w:rsidRPr="00EE6666" w:rsidRDefault="00EE6666" w:rsidP="00AE7E93">
      <w:pPr>
        <w:spacing w:after="60"/>
        <w:jc w:val="both"/>
        <w:rPr>
          <w:ins w:id="268" w:author="Duong Ha" w:date="2026-09-13T21:55:00Z" w16du:dateUtc="2026-09-13T14:55:00Z"/>
          <w:rFonts w:ascii="Calibri" w:hAnsi="Calibri" w:cs="Calibri"/>
          <w:rPrChange w:id="269" w:author="Duong Ha" w:date="2026-09-13T21:55:00Z" w16du:dateUtc="2026-09-13T14:55:00Z">
            <w:rPr>
              <w:ins w:id="270" w:author="Duong Ha" w:date="2026-09-13T21:55:00Z" w16du:dateUtc="2026-09-13T14:55:00Z"/>
            </w:rPr>
          </w:rPrChange>
        </w:rPr>
        <w:pPrChange w:id="271" w:author="Duong Ha" w:date="2026-09-13T22:07:00Z" w16du:dateUtc="2026-09-13T15:07:00Z">
          <w:pPr>
            <w:spacing w:after="60"/>
          </w:pPr>
        </w:pPrChange>
      </w:pPr>
      <w:ins w:id="272" w:author="Duong Ha" w:date="2026-09-13T21:55:00Z">
        <w:r w:rsidRPr="00EE6666">
          <w:rPr>
            <w:rFonts w:ascii="Calibri" w:hAnsi="Calibri" w:cs="Calibri"/>
            <w:rPrChange w:id="273" w:author="Duong Ha" w:date="2026-09-13T21:55:00Z" w16du:dateUtc="2026-09-13T14:55:00Z">
              <w:rPr/>
            </w:rPrChange>
          </w:rPr>
          <w:t xml:space="preserve">Field-Level Detail: </w:t>
        </w:r>
      </w:ins>
    </w:p>
    <w:p w14:paraId="2B901AED" w14:textId="77777777" w:rsidR="00EE6666" w:rsidRPr="00EE6666" w:rsidRDefault="00EE6666" w:rsidP="00AE7E93">
      <w:pPr>
        <w:spacing w:after="60"/>
        <w:jc w:val="both"/>
        <w:rPr>
          <w:ins w:id="274" w:author="Duong Ha" w:date="2026-09-13T21:55:00Z" w16du:dateUtc="2026-09-13T14:55:00Z"/>
          <w:rFonts w:ascii="Calibri" w:hAnsi="Calibri" w:cs="Calibri"/>
          <w:rPrChange w:id="275" w:author="Duong Ha" w:date="2026-09-13T21:55:00Z" w16du:dateUtc="2026-09-13T14:55:00Z">
            <w:rPr>
              <w:ins w:id="276" w:author="Duong Ha" w:date="2026-09-13T21:55:00Z" w16du:dateUtc="2026-09-13T14:55:00Z"/>
            </w:rPr>
          </w:rPrChange>
        </w:rPr>
        <w:pPrChange w:id="277" w:author="Duong Ha" w:date="2026-09-13T22:07:00Z" w16du:dateUtc="2026-09-13T15:07:00Z">
          <w:pPr>
            <w:spacing w:after="60"/>
          </w:pPr>
        </w:pPrChange>
      </w:pPr>
      <w:ins w:id="278" w:author="Duong Ha" w:date="2026-09-13T21:55:00Z">
        <w:r w:rsidRPr="00EE6666">
          <w:rPr>
            <w:rFonts w:ascii="Calibri" w:hAnsi="Calibri" w:cs="Calibri"/>
            <w:rPrChange w:id="279" w:author="Duong Ha" w:date="2026-09-13T21:55:00Z" w16du:dateUtc="2026-09-13T14:55:00Z">
              <w:rPr/>
            </w:rPrChange>
          </w:rPr>
          <w:t xml:space="preserve">- "Withdraw Application" button visible only when status = "Applied" (before HR review) </w:t>
        </w:r>
      </w:ins>
    </w:p>
    <w:p w14:paraId="7758128E" w14:textId="77777777" w:rsidR="00EE6666" w:rsidRPr="00EE6666" w:rsidRDefault="00EE6666" w:rsidP="00AE7E93">
      <w:pPr>
        <w:spacing w:after="60"/>
        <w:jc w:val="both"/>
        <w:rPr>
          <w:ins w:id="280" w:author="Duong Ha" w:date="2026-09-13T21:55:00Z" w16du:dateUtc="2026-09-13T14:55:00Z"/>
          <w:rFonts w:ascii="Calibri" w:hAnsi="Calibri" w:cs="Calibri"/>
          <w:rPrChange w:id="281" w:author="Duong Ha" w:date="2026-09-13T21:55:00Z" w16du:dateUtc="2026-09-13T14:55:00Z">
            <w:rPr>
              <w:ins w:id="282" w:author="Duong Ha" w:date="2026-09-13T21:55:00Z" w16du:dateUtc="2026-09-13T14:55:00Z"/>
            </w:rPr>
          </w:rPrChange>
        </w:rPr>
        <w:pPrChange w:id="283" w:author="Duong Ha" w:date="2026-09-13T22:07:00Z" w16du:dateUtc="2026-09-13T15:07:00Z">
          <w:pPr>
            <w:spacing w:after="60"/>
          </w:pPr>
        </w:pPrChange>
      </w:pPr>
      <w:ins w:id="284" w:author="Duong Ha" w:date="2026-09-13T21:55:00Z">
        <w:r w:rsidRPr="00EE6666">
          <w:rPr>
            <w:rFonts w:ascii="Calibri" w:hAnsi="Calibri" w:cs="Calibri"/>
            <w:rPrChange w:id="285" w:author="Duong Ha" w:date="2026-09-13T21:55:00Z" w16du:dateUtc="2026-09-13T14:55:00Z">
              <w:rPr/>
            </w:rPrChange>
          </w:rPr>
          <w:t xml:space="preserve">- Confirmation modal: "Are you sure you want to withdraw this application? This action cannot be undone." </w:t>
        </w:r>
      </w:ins>
    </w:p>
    <w:p w14:paraId="4AF2E4C9" w14:textId="77777777" w:rsidR="00EE6666" w:rsidRPr="00EE6666" w:rsidRDefault="00EE6666" w:rsidP="00AE7E93">
      <w:pPr>
        <w:spacing w:after="60"/>
        <w:jc w:val="both"/>
        <w:rPr>
          <w:ins w:id="286" w:author="Duong Ha" w:date="2026-09-13T21:55:00Z" w16du:dateUtc="2026-09-13T14:55:00Z"/>
          <w:rFonts w:ascii="Calibri" w:hAnsi="Calibri" w:cs="Calibri"/>
          <w:rPrChange w:id="287" w:author="Duong Ha" w:date="2026-09-13T21:55:00Z" w16du:dateUtc="2026-09-13T14:55:00Z">
            <w:rPr>
              <w:ins w:id="288" w:author="Duong Ha" w:date="2026-09-13T21:55:00Z" w16du:dateUtc="2026-09-13T14:55:00Z"/>
            </w:rPr>
          </w:rPrChange>
        </w:rPr>
        <w:pPrChange w:id="289" w:author="Duong Ha" w:date="2026-09-13T22:07:00Z" w16du:dateUtc="2026-09-13T15:07:00Z">
          <w:pPr>
            <w:spacing w:after="60"/>
          </w:pPr>
        </w:pPrChange>
      </w:pPr>
      <w:ins w:id="290" w:author="Duong Ha" w:date="2026-09-13T21:55:00Z">
        <w:r w:rsidRPr="00EE6666">
          <w:rPr>
            <w:rFonts w:ascii="Calibri" w:hAnsi="Calibri" w:cs="Calibri"/>
            <w:rPrChange w:id="291" w:author="Duong Ha" w:date="2026-09-13T21:55:00Z" w16du:dateUtc="2026-09-13T14:55:00Z">
              <w:rPr/>
            </w:rPrChange>
          </w:rPr>
          <w:t xml:space="preserve">- Withdrawn applications move to "Withdrawn" status (not deleted, for audit trail) </w:t>
        </w:r>
      </w:ins>
    </w:p>
    <w:p w14:paraId="3AA43FAE" w14:textId="77777777" w:rsidR="00EE6666" w:rsidRPr="00EE6666" w:rsidRDefault="00EE6666" w:rsidP="00AE7E93">
      <w:pPr>
        <w:spacing w:after="60"/>
        <w:jc w:val="both"/>
        <w:rPr>
          <w:ins w:id="292" w:author="Duong Ha" w:date="2026-09-13T21:55:00Z" w16du:dateUtc="2026-09-13T14:55:00Z"/>
          <w:rFonts w:ascii="Calibri" w:hAnsi="Calibri" w:cs="Calibri"/>
          <w:rPrChange w:id="293" w:author="Duong Ha" w:date="2026-09-13T21:55:00Z" w16du:dateUtc="2026-09-13T14:55:00Z">
            <w:rPr>
              <w:ins w:id="294" w:author="Duong Ha" w:date="2026-09-13T21:55:00Z" w16du:dateUtc="2026-09-13T14:55:00Z"/>
            </w:rPr>
          </w:rPrChange>
        </w:rPr>
        <w:pPrChange w:id="295" w:author="Duong Ha" w:date="2026-09-13T22:07:00Z" w16du:dateUtc="2026-09-13T15:07:00Z">
          <w:pPr>
            <w:spacing w:after="60"/>
          </w:pPr>
        </w:pPrChange>
      </w:pPr>
      <w:ins w:id="296" w:author="Duong Ha" w:date="2026-09-13T21:55:00Z">
        <w:r w:rsidRPr="00EE6666">
          <w:rPr>
            <w:rFonts w:ascii="Calibri" w:hAnsi="Calibri" w:cs="Calibri"/>
            <w:rPrChange w:id="297" w:author="Duong Ha" w:date="2026-09-13T21:55:00Z" w16du:dateUtc="2026-09-13T14:55:00Z">
              <w:rPr/>
            </w:rPrChange>
          </w:rPr>
          <w:t xml:space="preserve">- Withdrawn applications excluded from "Active Applications" count </w:t>
        </w:r>
      </w:ins>
    </w:p>
    <w:p w14:paraId="7CB9411B" w14:textId="3D8BE385" w:rsidR="00EE6666" w:rsidRPr="00EE6666" w:rsidRDefault="00EE6666" w:rsidP="00AE7E93">
      <w:pPr>
        <w:spacing w:after="60"/>
        <w:jc w:val="both"/>
        <w:rPr>
          <w:rFonts w:ascii="Calibri" w:hAnsi="Calibri" w:cs="Calibri"/>
          <w:rPrChange w:id="298" w:author="Duong Ha" w:date="2026-09-13T21:55:00Z" w16du:dateUtc="2026-09-13T14:55:00Z">
            <w:rPr/>
          </w:rPrChange>
        </w:rPr>
        <w:pPrChange w:id="299" w:author="Duong Ha" w:date="2026-09-13T22:07:00Z" w16du:dateUtc="2026-09-13T15:07:00Z">
          <w:pPr>
            <w:spacing w:after="60"/>
          </w:pPr>
        </w:pPrChange>
      </w:pPr>
      <w:ins w:id="300" w:author="Duong Ha" w:date="2026-09-13T21:55:00Z">
        <w:r w:rsidRPr="00EE6666">
          <w:rPr>
            <w:rFonts w:ascii="Calibri" w:hAnsi="Calibri" w:cs="Calibri"/>
            <w:rPrChange w:id="301" w:author="Duong Ha" w:date="2026-09-13T21:55:00Z" w16du:dateUtc="2026-09-13T14:55:00Z">
              <w:rPr/>
            </w:rPrChange>
          </w:rPr>
          <w:t>- Employer notified of withdrawal (optional, configurable)</w:t>
        </w:r>
      </w:ins>
    </w:p>
    <w:p w14:paraId="3F7458F4" w14:textId="77777777" w:rsidR="00D279F3" w:rsidRDefault="00000000" w:rsidP="00AE7E93">
      <w:pPr>
        <w:spacing w:after="60"/>
        <w:jc w:val="both"/>
        <w:pPrChange w:id="302" w:author="Duong Ha" w:date="2026-09-13T22:07:00Z" w16du:dateUtc="2026-09-13T15:07:00Z">
          <w:pPr>
            <w:spacing w:after="60"/>
          </w:pPr>
        </w:pPrChange>
      </w:pPr>
      <w:r>
        <w:rPr>
          <w:rFonts w:ascii="Calibri" w:eastAsia="Calibri" w:hAnsi="Calibri" w:cs="Calibri"/>
          <w:i/>
          <w:iCs/>
          <w:color w:val="56646F"/>
          <w:sz w:val="17"/>
          <w:szCs w:val="17"/>
        </w:rPr>
        <w:t>Priority: P1 Must Have   |   Screens: js04, js05   |   Acceptance Criteria: AC-005</w:t>
      </w:r>
    </w:p>
    <w:p w14:paraId="6D85671F" w14:textId="77777777" w:rsidR="00D279F3" w:rsidRDefault="00000000" w:rsidP="00AE7E93">
      <w:pPr>
        <w:spacing w:before="180" w:after="60"/>
        <w:jc w:val="both"/>
        <w:pPrChange w:id="303" w:author="Duong Ha" w:date="2026-09-13T22:07:00Z" w16du:dateUtc="2026-09-13T15:07:00Z">
          <w:pPr>
            <w:spacing w:before="180" w:after="60"/>
          </w:pPr>
        </w:pPrChange>
      </w:pPr>
      <w:r>
        <w:rPr>
          <w:rFonts w:ascii="Calibri" w:eastAsia="Calibri" w:hAnsi="Calibri" w:cs="Calibri"/>
          <w:b/>
          <w:bCs/>
          <w:color w:val="16324F"/>
          <w:sz w:val="21"/>
          <w:szCs w:val="21"/>
        </w:rPr>
        <w:t xml:space="preserve">JSP-FR-007b  </w:t>
      </w:r>
      <w:r>
        <w:rPr>
          <w:rFonts w:ascii="Calibri" w:eastAsia="Calibri" w:hAnsi="Calibri" w:cs="Calibri"/>
          <w:b/>
          <w:bCs/>
          <w:color w:val="1B252E"/>
          <w:sz w:val="21"/>
          <w:szCs w:val="21"/>
        </w:rPr>
        <w:t>— Estimated Stage Duration Indicator</w:t>
      </w:r>
    </w:p>
    <w:p w14:paraId="31D21257" w14:textId="77777777" w:rsidR="00D279F3" w:rsidRDefault="00000000" w:rsidP="00AE7E93">
      <w:pPr>
        <w:spacing w:after="60"/>
        <w:jc w:val="both"/>
        <w:pPrChange w:id="304" w:author="Duong Ha" w:date="2026-09-13T22:07:00Z" w16du:dateUtc="2026-09-13T15:07:00Z">
          <w:pPr>
            <w:spacing w:after="60"/>
          </w:pPr>
        </w:pPrChange>
      </w:pPr>
      <w:r>
        <w:rPr>
          <w:rFonts w:ascii="Calibri" w:eastAsia="Calibri" w:hAnsi="Calibri" w:cs="Calibri"/>
          <w:color w:val="1B252E"/>
        </w:rPr>
        <w:t>The Application Tracker/Detail view may optionally display an estimated stage-duration indicator per stage, based on the hiring company's average processing time, sourced from that company's pipeline configuration.</w:t>
      </w:r>
    </w:p>
    <w:p w14:paraId="631653AB" w14:textId="77777777" w:rsidR="00D279F3" w:rsidRDefault="00000000" w:rsidP="00AE7E93">
      <w:pPr>
        <w:spacing w:after="60"/>
        <w:jc w:val="both"/>
        <w:pPrChange w:id="305" w:author="Duong Ha" w:date="2026-09-13T22:07:00Z" w16du:dateUtc="2026-09-13T15:07:00Z">
          <w:pPr>
            <w:spacing w:after="60"/>
          </w:pPr>
        </w:pPrChange>
      </w:pPr>
      <w:r>
        <w:rPr>
          <w:rFonts w:ascii="Calibri" w:eastAsia="Calibri" w:hAnsi="Calibri" w:cs="Calibri"/>
          <w:i/>
          <w:iCs/>
          <w:color w:val="56646F"/>
          <w:sz w:val="17"/>
          <w:szCs w:val="17"/>
        </w:rPr>
        <w:t>Priority: P2 Should Have   |   Screens: js04, js05</w:t>
      </w:r>
    </w:p>
    <w:p w14:paraId="6A94AC92" w14:textId="77777777" w:rsidR="00D279F3" w:rsidRDefault="00000000" w:rsidP="00AE7E93">
      <w:pPr>
        <w:spacing w:before="180" w:after="60"/>
        <w:jc w:val="both"/>
        <w:pPrChange w:id="306" w:author="Duong Ha" w:date="2026-09-13T22:07:00Z" w16du:dateUtc="2026-09-13T15:07:00Z">
          <w:pPr>
            <w:spacing w:before="180" w:after="60"/>
          </w:pPr>
        </w:pPrChange>
      </w:pPr>
      <w:r>
        <w:rPr>
          <w:rFonts w:ascii="Calibri" w:eastAsia="Calibri" w:hAnsi="Calibri" w:cs="Calibri"/>
          <w:b/>
          <w:bCs/>
          <w:color w:val="16324F"/>
          <w:sz w:val="21"/>
          <w:szCs w:val="21"/>
        </w:rPr>
        <w:t xml:space="preserve">JSP-FR-008  </w:t>
      </w:r>
      <w:r>
        <w:rPr>
          <w:rFonts w:ascii="Calibri" w:eastAsia="Calibri" w:hAnsi="Calibri" w:cs="Calibri"/>
          <w:b/>
          <w:bCs/>
          <w:color w:val="1B252E"/>
          <w:sz w:val="21"/>
          <w:szCs w:val="21"/>
        </w:rPr>
        <w:t>— Status Notifications</w:t>
      </w:r>
    </w:p>
    <w:p w14:paraId="1D427A55" w14:textId="5BB23A07" w:rsidR="009A26BB" w:rsidRDefault="00000000" w:rsidP="00AE7E93">
      <w:pPr>
        <w:spacing w:after="60"/>
        <w:jc w:val="both"/>
        <w:rPr>
          <w:ins w:id="307" w:author="Duong Ha" w:date="2026-09-13T22:05:00Z" w16du:dateUtc="2026-09-13T15:05:00Z"/>
          <w:rFonts w:ascii="Calibri" w:eastAsia="Calibri" w:hAnsi="Calibri" w:cs="Calibri"/>
          <w:color w:val="1B252E"/>
        </w:rPr>
        <w:pPrChange w:id="308" w:author="Duong Ha" w:date="2026-09-13T22:07:00Z" w16du:dateUtc="2026-09-13T15:07:00Z">
          <w:pPr>
            <w:spacing w:after="60"/>
          </w:pPr>
        </w:pPrChange>
      </w:pPr>
      <w:r>
        <w:rPr>
          <w:rFonts w:ascii="Calibri" w:eastAsia="Calibri" w:hAnsi="Calibri" w:cs="Calibri"/>
          <w:color w:val="1B252E"/>
        </w:rPr>
        <w:t xml:space="preserve">The system shall push notifications (in-app and email) to the Job Seeker on: application confirmed, CV viewed, status change, </w:t>
      </w:r>
      <w:ins w:id="309" w:author="Duong Ha" w:date="2026-09-13T22:05:00Z">
        <w:r w:rsidR="009A26BB" w:rsidRPr="009A26BB">
          <w:rPr>
            <w:rFonts w:ascii="Calibri" w:eastAsia="Calibri" w:hAnsi="Calibri" w:cs="Calibri"/>
            <w:color w:val="1B252E"/>
          </w:rPr>
          <w:t>phone screening scheduled (Vietnam practice)</w:t>
        </w:r>
      </w:ins>
      <w:ins w:id="310" w:author="Duong Ha" w:date="2026-09-13T22:05:00Z" w16du:dateUtc="2026-09-13T15:05:00Z">
        <w:r w:rsidR="009A26BB">
          <w:rPr>
            <w:rFonts w:ascii="Calibri" w:eastAsia="Calibri" w:hAnsi="Calibri" w:cs="Calibri"/>
            <w:color w:val="1B252E"/>
          </w:rPr>
          <w:t xml:space="preserve">, </w:t>
        </w:r>
      </w:ins>
      <w:r>
        <w:rPr>
          <w:rFonts w:ascii="Calibri" w:eastAsia="Calibri" w:hAnsi="Calibri" w:cs="Calibri"/>
          <w:color w:val="1B252E"/>
        </w:rPr>
        <w:t xml:space="preserve">interview invitation, offer received. </w:t>
      </w:r>
    </w:p>
    <w:p w14:paraId="64AD5AFE" w14:textId="737CB063" w:rsidR="00D279F3" w:rsidRDefault="00000000" w:rsidP="00AE7E93">
      <w:pPr>
        <w:spacing w:after="60"/>
        <w:jc w:val="both"/>
        <w:pPrChange w:id="311" w:author="Duong Ha" w:date="2026-09-13T22:07:00Z" w16du:dateUtc="2026-09-13T15:07:00Z">
          <w:pPr>
            <w:spacing w:after="60"/>
          </w:pPr>
        </w:pPrChange>
      </w:pPr>
      <w:r>
        <w:rPr>
          <w:rFonts w:ascii="Calibri" w:eastAsia="Calibri" w:hAnsi="Calibri" w:cs="Calibri"/>
          <w:color w:val="1B252E"/>
        </w:rPr>
        <w:t>Detailed message content and triggers are specified in LV360-FSD-006 — Notifications &amp; Communication.</w:t>
      </w:r>
    </w:p>
    <w:p w14:paraId="6988A913" w14:textId="77777777" w:rsidR="00D279F3" w:rsidRDefault="00000000" w:rsidP="00AE7E93">
      <w:pPr>
        <w:spacing w:after="60"/>
        <w:jc w:val="both"/>
        <w:pPrChange w:id="312" w:author="Duong Ha" w:date="2026-09-13T22:07:00Z" w16du:dateUtc="2026-09-13T15:07:00Z">
          <w:pPr>
            <w:spacing w:after="60"/>
          </w:pPr>
        </w:pPrChange>
      </w:pPr>
      <w:r>
        <w:rPr>
          <w:rFonts w:ascii="Calibri" w:eastAsia="Calibri" w:hAnsi="Calibri" w:cs="Calibri"/>
          <w:i/>
          <w:iCs/>
          <w:color w:val="56646F"/>
          <w:sz w:val="17"/>
          <w:szCs w:val="17"/>
        </w:rPr>
        <w:t>Priority: P1 Must Have   |   Screens: js04, js12   |   Acceptance Criteria: AC-008</w:t>
      </w:r>
    </w:p>
    <w:p w14:paraId="3ACB1FD6" w14:textId="77777777" w:rsidR="00D279F3" w:rsidRDefault="00000000" w:rsidP="00AE7E93">
      <w:pPr>
        <w:spacing w:before="180" w:after="60"/>
        <w:jc w:val="both"/>
        <w:pPrChange w:id="313" w:author="Duong Ha" w:date="2026-09-13T22:07:00Z" w16du:dateUtc="2026-09-13T15:07:00Z">
          <w:pPr>
            <w:spacing w:before="180" w:after="60"/>
          </w:pPr>
        </w:pPrChange>
      </w:pPr>
      <w:r>
        <w:rPr>
          <w:rFonts w:ascii="Calibri" w:eastAsia="Calibri" w:hAnsi="Calibri" w:cs="Calibri"/>
          <w:b/>
          <w:bCs/>
          <w:color w:val="16324F"/>
          <w:sz w:val="21"/>
          <w:szCs w:val="21"/>
        </w:rPr>
        <w:t xml:space="preserve">JSP-FR-009  </w:t>
      </w:r>
      <w:r>
        <w:rPr>
          <w:rFonts w:ascii="Calibri" w:eastAsia="Calibri" w:hAnsi="Calibri" w:cs="Calibri"/>
          <w:b/>
          <w:bCs/>
          <w:color w:val="1B252E"/>
          <w:sz w:val="21"/>
          <w:szCs w:val="21"/>
        </w:rPr>
        <w:t>— AI Interview Preparation</w:t>
      </w:r>
    </w:p>
    <w:p w14:paraId="1D9117BB" w14:textId="77777777" w:rsidR="00D279F3" w:rsidRDefault="00000000" w:rsidP="00AE7E93">
      <w:pPr>
        <w:spacing w:after="60"/>
        <w:jc w:val="both"/>
        <w:pPrChange w:id="314" w:author="Duong Ha" w:date="2026-09-13T22:07:00Z" w16du:dateUtc="2026-09-13T15:07:00Z">
          <w:pPr>
            <w:spacing w:after="60"/>
          </w:pPr>
        </w:pPrChange>
      </w:pPr>
      <w:r>
        <w:rPr>
          <w:rFonts w:ascii="Calibri" w:eastAsia="Calibri" w:hAnsi="Calibri" w:cs="Calibri"/>
          <w:color w:val="1B252E"/>
        </w:rPr>
        <w:t>A Job Seeker shall be able to select a saved application and receive AI-generated practice interview questions relevant to that job's description.</w:t>
      </w:r>
    </w:p>
    <w:p w14:paraId="6248233E" w14:textId="77777777" w:rsidR="00D279F3" w:rsidRDefault="00000000" w:rsidP="00AE7E93">
      <w:pPr>
        <w:spacing w:after="60"/>
        <w:jc w:val="both"/>
        <w:pPrChange w:id="315" w:author="Duong Ha" w:date="2026-09-13T22:07:00Z" w16du:dateUtc="2026-09-13T15:07:00Z">
          <w:pPr>
            <w:spacing w:after="60"/>
          </w:pPr>
        </w:pPrChange>
      </w:pPr>
      <w:r>
        <w:rPr>
          <w:rFonts w:ascii="Calibri" w:eastAsia="Calibri" w:hAnsi="Calibri" w:cs="Calibri"/>
          <w:i/>
          <w:iCs/>
          <w:color w:val="56646F"/>
          <w:sz w:val="17"/>
          <w:szCs w:val="17"/>
        </w:rPr>
        <w:lastRenderedPageBreak/>
        <w:t>Priority: P2 Should Have   |   Screens: js05, js11   |   Acceptance Criteria: AC-019</w:t>
      </w:r>
    </w:p>
    <w:p w14:paraId="047CF837" w14:textId="77777777" w:rsidR="00D279F3" w:rsidRDefault="00000000" w:rsidP="00AE7E93">
      <w:pPr>
        <w:spacing w:before="180" w:after="60"/>
        <w:jc w:val="both"/>
        <w:pPrChange w:id="316" w:author="Duong Ha" w:date="2026-09-13T22:07:00Z" w16du:dateUtc="2026-09-13T15:07:00Z">
          <w:pPr>
            <w:spacing w:before="180" w:after="60"/>
          </w:pPr>
        </w:pPrChange>
      </w:pPr>
      <w:r>
        <w:rPr>
          <w:rFonts w:ascii="Calibri" w:eastAsia="Calibri" w:hAnsi="Calibri" w:cs="Calibri"/>
          <w:b/>
          <w:bCs/>
          <w:color w:val="16324F"/>
          <w:sz w:val="21"/>
          <w:szCs w:val="21"/>
        </w:rPr>
        <w:t xml:space="preserve">JSP-FR-010  </w:t>
      </w:r>
      <w:r>
        <w:rPr>
          <w:rFonts w:ascii="Calibri" w:eastAsia="Calibri" w:hAnsi="Calibri" w:cs="Calibri"/>
          <w:b/>
          <w:bCs/>
          <w:color w:val="1B252E"/>
          <w:sz w:val="21"/>
          <w:szCs w:val="21"/>
        </w:rPr>
        <w:t>— Rule-Based Job Recommendations</w:t>
      </w:r>
    </w:p>
    <w:p w14:paraId="4ADB76EC" w14:textId="77777777" w:rsidR="006D347C" w:rsidRDefault="00000000" w:rsidP="00AE7E93">
      <w:pPr>
        <w:spacing w:after="60"/>
        <w:jc w:val="both"/>
        <w:rPr>
          <w:ins w:id="317" w:author="Duong Ha" w:date="2026-09-13T22:03:00Z" w16du:dateUtc="2026-09-13T15:03:00Z"/>
          <w:rFonts w:ascii="Calibri" w:eastAsia="Calibri" w:hAnsi="Calibri" w:cs="Calibri"/>
          <w:color w:val="1B252E"/>
        </w:rPr>
        <w:pPrChange w:id="318" w:author="Duong Ha" w:date="2026-09-13T22:07:00Z" w16du:dateUtc="2026-09-13T15:07:00Z">
          <w:pPr>
            <w:spacing w:after="60"/>
          </w:pPr>
        </w:pPrChange>
      </w:pPr>
      <w:del w:id="319" w:author="Duong Ha" w:date="2026-09-13T22:03:00Z" w16du:dateUtc="2026-09-13T15:03:00Z">
        <w:r w:rsidDel="006D347C">
          <w:rPr>
            <w:rFonts w:ascii="Calibri" w:eastAsia="Calibri" w:hAnsi="Calibri" w:cs="Calibri"/>
            <w:color w:val="1B252E"/>
          </w:rPr>
          <w:delText>The system shall show rule-based job recommendations ('Similar Jobs') on the Job Seeker Dashboard and Job Detail page, based on the same category/location as jobs the user has applied to, saved, or browsed. Full ML-based recommendations are out of scope for Phase 1 (deferred to Phase 2).</w:delText>
        </w:r>
      </w:del>
    </w:p>
    <w:p w14:paraId="031C41C1" w14:textId="77777777" w:rsidR="006D347C" w:rsidRPr="006D347C" w:rsidRDefault="006D347C" w:rsidP="00AE7E93">
      <w:pPr>
        <w:spacing w:after="60"/>
        <w:jc w:val="both"/>
        <w:rPr>
          <w:ins w:id="320" w:author="Duong Ha" w:date="2026-09-13T22:03:00Z" w16du:dateUtc="2026-09-13T15:03:00Z"/>
          <w:rFonts w:ascii="Calibri" w:hAnsi="Calibri" w:cs="Calibri"/>
          <w:rPrChange w:id="321" w:author="Duong Ha" w:date="2026-09-13T22:04:00Z" w16du:dateUtc="2026-09-13T15:04:00Z">
            <w:rPr>
              <w:ins w:id="322" w:author="Duong Ha" w:date="2026-09-13T22:03:00Z" w16du:dateUtc="2026-09-13T15:03:00Z"/>
            </w:rPr>
          </w:rPrChange>
        </w:rPr>
        <w:pPrChange w:id="323" w:author="Duong Ha" w:date="2026-09-13T22:07:00Z" w16du:dateUtc="2026-09-13T15:07:00Z">
          <w:pPr>
            <w:spacing w:after="60"/>
          </w:pPr>
        </w:pPrChange>
      </w:pPr>
      <w:ins w:id="324" w:author="Duong Ha" w:date="2026-09-13T22:03:00Z" w16du:dateUtc="2026-09-13T15:03:00Z">
        <w:r w:rsidRPr="006D347C">
          <w:rPr>
            <w:rFonts w:ascii="Calibri" w:hAnsi="Calibri" w:cs="Calibri"/>
            <w:rPrChange w:id="325" w:author="Duong Ha" w:date="2026-09-13T22:04:00Z" w16du:dateUtc="2026-09-13T15:04:00Z">
              <w:rPr/>
            </w:rPrChange>
          </w:rPr>
          <w:t>-</w:t>
        </w:r>
      </w:ins>
      <w:ins w:id="326" w:author="Duong Ha" w:date="2026-09-13T22:03:00Z">
        <w:r w:rsidRPr="006D347C">
          <w:rPr>
            <w:rFonts w:ascii="Calibri" w:hAnsi="Calibri" w:cs="Calibri"/>
            <w:rPrChange w:id="327" w:author="Duong Ha" w:date="2026-09-13T22:04:00Z" w16du:dateUtc="2026-09-13T15:04:00Z">
              <w:rPr/>
            </w:rPrChange>
          </w:rPr>
          <w:t xml:space="preserve"> The system shall show rule-based job recommendations ('Similar Jobs') on the Job Seeker Dashboard and Job Detail page. </w:t>
        </w:r>
      </w:ins>
    </w:p>
    <w:p w14:paraId="64C750FF" w14:textId="77777777" w:rsidR="006D347C" w:rsidRPr="006D347C" w:rsidRDefault="006D347C" w:rsidP="00AE7E93">
      <w:pPr>
        <w:spacing w:after="60"/>
        <w:jc w:val="both"/>
        <w:rPr>
          <w:ins w:id="328" w:author="Duong Ha" w:date="2026-09-13T22:03:00Z" w16du:dateUtc="2026-09-13T15:03:00Z"/>
          <w:rFonts w:ascii="Calibri" w:hAnsi="Calibri" w:cs="Calibri"/>
          <w:rPrChange w:id="329" w:author="Duong Ha" w:date="2026-09-13T22:04:00Z" w16du:dateUtc="2026-09-13T15:04:00Z">
            <w:rPr>
              <w:ins w:id="330" w:author="Duong Ha" w:date="2026-09-13T22:03:00Z" w16du:dateUtc="2026-09-13T15:03:00Z"/>
            </w:rPr>
          </w:rPrChange>
        </w:rPr>
        <w:pPrChange w:id="331" w:author="Duong Ha" w:date="2026-09-13T22:07:00Z" w16du:dateUtc="2026-09-13T15:07:00Z">
          <w:pPr>
            <w:spacing w:after="60"/>
          </w:pPr>
        </w:pPrChange>
      </w:pPr>
      <w:ins w:id="332" w:author="Duong Ha" w:date="2026-09-13T22:03:00Z" w16du:dateUtc="2026-09-13T15:03:00Z">
        <w:r w:rsidRPr="006D347C">
          <w:rPr>
            <w:rFonts w:ascii="Calibri" w:hAnsi="Calibri" w:cs="Calibri"/>
            <w:rPrChange w:id="333" w:author="Duong Ha" w:date="2026-09-13T22:04:00Z" w16du:dateUtc="2026-09-13T15:04:00Z">
              <w:rPr/>
            </w:rPrChange>
          </w:rPr>
          <w:t>-</w:t>
        </w:r>
      </w:ins>
      <w:ins w:id="334" w:author="Duong Ha" w:date="2026-09-13T22:03:00Z">
        <w:r w:rsidRPr="006D347C">
          <w:rPr>
            <w:rFonts w:ascii="Calibri" w:hAnsi="Calibri" w:cs="Calibri"/>
            <w:rPrChange w:id="335" w:author="Duong Ha" w:date="2026-09-13T22:04:00Z" w16du:dateUtc="2026-09-13T15:04:00Z">
              <w:rPr/>
            </w:rPrChange>
          </w:rPr>
          <w:t xml:space="preserve"> Recommendation algorithm (Phase 1 - Rule-Based): </w:t>
        </w:r>
      </w:ins>
    </w:p>
    <w:p w14:paraId="1204C409" w14:textId="7A9E3970" w:rsidR="006D347C" w:rsidRPr="006D347C" w:rsidRDefault="006D347C" w:rsidP="00AE7E93">
      <w:pPr>
        <w:spacing w:after="60"/>
        <w:jc w:val="both"/>
        <w:rPr>
          <w:ins w:id="336" w:author="Duong Ha" w:date="2026-09-13T22:03:00Z" w16du:dateUtc="2026-09-13T15:03:00Z"/>
          <w:rFonts w:ascii="Calibri" w:hAnsi="Calibri" w:cs="Calibri"/>
          <w:rPrChange w:id="337" w:author="Duong Ha" w:date="2026-09-13T22:04:00Z" w16du:dateUtc="2026-09-13T15:04:00Z">
            <w:rPr>
              <w:ins w:id="338" w:author="Duong Ha" w:date="2026-09-13T22:03:00Z" w16du:dateUtc="2026-09-13T15:03:00Z"/>
            </w:rPr>
          </w:rPrChange>
        </w:rPr>
        <w:pPrChange w:id="339" w:author="Duong Ha" w:date="2026-09-13T22:07:00Z" w16du:dateUtc="2026-09-13T15:07:00Z">
          <w:pPr>
            <w:spacing w:after="60"/>
          </w:pPr>
        </w:pPrChange>
      </w:pPr>
      <w:ins w:id="340" w:author="Duong Ha" w:date="2026-09-13T22:03:00Z">
        <w:r w:rsidRPr="006D347C">
          <w:rPr>
            <w:rFonts w:ascii="Calibri" w:hAnsi="Calibri" w:cs="Calibri"/>
            <w:rPrChange w:id="341" w:author="Duong Ha" w:date="2026-09-13T22:04:00Z" w16du:dateUtc="2026-09-13T15:04:00Z">
              <w:rPr/>
            </w:rPrChange>
          </w:rPr>
          <w:t xml:space="preserve">- Match by same category (40%) </w:t>
        </w:r>
      </w:ins>
    </w:p>
    <w:p w14:paraId="28E566AD" w14:textId="4D403C2A" w:rsidR="006D347C" w:rsidRPr="006D347C" w:rsidRDefault="006D347C" w:rsidP="00AE7E93">
      <w:pPr>
        <w:spacing w:after="60"/>
        <w:jc w:val="both"/>
        <w:rPr>
          <w:ins w:id="342" w:author="Duong Ha" w:date="2026-09-13T22:03:00Z" w16du:dateUtc="2026-09-13T15:03:00Z"/>
          <w:rFonts w:ascii="Calibri" w:hAnsi="Calibri" w:cs="Calibri"/>
          <w:rPrChange w:id="343" w:author="Duong Ha" w:date="2026-09-13T22:04:00Z" w16du:dateUtc="2026-09-13T15:04:00Z">
            <w:rPr>
              <w:ins w:id="344" w:author="Duong Ha" w:date="2026-09-13T22:03:00Z" w16du:dateUtc="2026-09-13T15:03:00Z"/>
            </w:rPr>
          </w:rPrChange>
        </w:rPr>
        <w:pPrChange w:id="345" w:author="Duong Ha" w:date="2026-09-13T22:07:00Z" w16du:dateUtc="2026-09-13T15:07:00Z">
          <w:pPr>
            <w:spacing w:after="60"/>
          </w:pPr>
        </w:pPrChange>
      </w:pPr>
      <w:ins w:id="346" w:author="Duong Ha" w:date="2026-09-13T22:03:00Z">
        <w:r w:rsidRPr="006D347C">
          <w:rPr>
            <w:rFonts w:ascii="Calibri" w:hAnsi="Calibri" w:cs="Calibri"/>
            <w:rPrChange w:id="347" w:author="Duong Ha" w:date="2026-09-13T22:04:00Z" w16du:dateUtc="2026-09-13T15:04:00Z">
              <w:rPr/>
            </w:rPrChange>
          </w:rPr>
          <w:t>- Match by same location (30%)</w:t>
        </w:r>
      </w:ins>
    </w:p>
    <w:p w14:paraId="502D5CFF" w14:textId="449AFB16" w:rsidR="006D347C" w:rsidRPr="006D347C" w:rsidRDefault="006D347C" w:rsidP="00AE7E93">
      <w:pPr>
        <w:spacing w:after="60"/>
        <w:jc w:val="both"/>
        <w:rPr>
          <w:ins w:id="348" w:author="Duong Ha" w:date="2026-09-13T22:03:00Z" w16du:dateUtc="2026-09-13T15:03:00Z"/>
          <w:rFonts w:ascii="Calibri" w:hAnsi="Calibri" w:cs="Calibri"/>
          <w:rPrChange w:id="349" w:author="Duong Ha" w:date="2026-09-13T22:04:00Z" w16du:dateUtc="2026-09-13T15:04:00Z">
            <w:rPr>
              <w:ins w:id="350" w:author="Duong Ha" w:date="2026-09-13T22:03:00Z" w16du:dateUtc="2026-09-13T15:03:00Z"/>
            </w:rPr>
          </w:rPrChange>
        </w:rPr>
        <w:pPrChange w:id="351" w:author="Duong Ha" w:date="2026-09-13T22:07:00Z" w16du:dateUtc="2026-09-13T15:07:00Z">
          <w:pPr>
            <w:spacing w:after="60"/>
          </w:pPr>
        </w:pPrChange>
      </w:pPr>
      <w:ins w:id="352" w:author="Duong Ha" w:date="2026-09-13T22:03:00Z">
        <w:r w:rsidRPr="006D347C">
          <w:rPr>
            <w:rFonts w:ascii="Calibri" w:hAnsi="Calibri" w:cs="Calibri"/>
            <w:rPrChange w:id="353" w:author="Duong Ha" w:date="2026-09-13T22:04:00Z" w16du:dateUtc="2026-09-13T15:04:00Z">
              <w:rPr/>
            </w:rPrChange>
          </w:rPr>
          <w:t xml:space="preserve">- Match by overlapping skills (20%) </w:t>
        </w:r>
      </w:ins>
    </w:p>
    <w:p w14:paraId="37FCB743" w14:textId="7493A227" w:rsidR="006D347C" w:rsidRPr="006D347C" w:rsidRDefault="006D347C" w:rsidP="00AE7E93">
      <w:pPr>
        <w:spacing w:after="60"/>
        <w:jc w:val="both"/>
        <w:rPr>
          <w:ins w:id="354" w:author="Duong Ha" w:date="2026-09-13T22:04:00Z" w16du:dateUtc="2026-09-13T15:04:00Z"/>
          <w:rFonts w:ascii="Calibri" w:hAnsi="Calibri" w:cs="Calibri"/>
          <w:rPrChange w:id="355" w:author="Duong Ha" w:date="2026-09-13T22:04:00Z" w16du:dateUtc="2026-09-13T15:04:00Z">
            <w:rPr>
              <w:ins w:id="356" w:author="Duong Ha" w:date="2026-09-13T22:04:00Z" w16du:dateUtc="2026-09-13T15:04:00Z"/>
            </w:rPr>
          </w:rPrChange>
        </w:rPr>
        <w:pPrChange w:id="357" w:author="Duong Ha" w:date="2026-09-13T22:07:00Z" w16du:dateUtc="2026-09-13T15:07:00Z">
          <w:pPr>
            <w:spacing w:after="60"/>
          </w:pPr>
        </w:pPrChange>
      </w:pPr>
      <w:ins w:id="358" w:author="Duong Ha" w:date="2026-09-13T22:03:00Z">
        <w:r w:rsidRPr="006D347C">
          <w:rPr>
            <w:rFonts w:ascii="Calibri" w:hAnsi="Calibri" w:cs="Calibri"/>
            <w:rPrChange w:id="359" w:author="Duong Ha" w:date="2026-09-13T22:04:00Z" w16du:dateUtc="2026-09-13T15:04:00Z">
              <w:rPr/>
            </w:rPrChange>
          </w:rPr>
          <w:t xml:space="preserve">- Match by salary range (10%) </w:t>
        </w:r>
      </w:ins>
    </w:p>
    <w:p w14:paraId="739D0552" w14:textId="77777777" w:rsidR="006D347C" w:rsidRPr="006D347C" w:rsidRDefault="006D347C" w:rsidP="00AE7E93">
      <w:pPr>
        <w:spacing w:after="60"/>
        <w:jc w:val="both"/>
        <w:rPr>
          <w:ins w:id="360" w:author="Duong Ha" w:date="2026-09-13T22:04:00Z" w16du:dateUtc="2026-09-13T15:04:00Z"/>
          <w:rFonts w:ascii="Calibri" w:hAnsi="Calibri" w:cs="Calibri"/>
          <w:rPrChange w:id="361" w:author="Duong Ha" w:date="2026-09-13T22:04:00Z" w16du:dateUtc="2026-09-13T15:04:00Z">
            <w:rPr>
              <w:ins w:id="362" w:author="Duong Ha" w:date="2026-09-13T22:04:00Z" w16du:dateUtc="2026-09-13T15:04:00Z"/>
            </w:rPr>
          </w:rPrChange>
        </w:rPr>
        <w:pPrChange w:id="363" w:author="Duong Ha" w:date="2026-09-13T22:07:00Z" w16du:dateUtc="2026-09-13T15:07:00Z">
          <w:pPr>
            <w:spacing w:after="60"/>
          </w:pPr>
        </w:pPrChange>
      </w:pPr>
      <w:ins w:id="364" w:author="Duong Ha" w:date="2026-09-13T22:04:00Z" w16du:dateUtc="2026-09-13T15:04:00Z">
        <w:r w:rsidRPr="006D347C">
          <w:rPr>
            <w:rFonts w:ascii="Calibri" w:hAnsi="Calibri" w:cs="Calibri"/>
            <w:rPrChange w:id="365" w:author="Duong Ha" w:date="2026-09-13T22:04:00Z" w16du:dateUtc="2026-09-13T15:04:00Z">
              <w:rPr/>
            </w:rPrChange>
          </w:rPr>
          <w:t>-</w:t>
        </w:r>
      </w:ins>
      <w:ins w:id="366" w:author="Duong Ha" w:date="2026-09-13T22:03:00Z">
        <w:r w:rsidRPr="006D347C">
          <w:rPr>
            <w:rFonts w:ascii="Calibri" w:hAnsi="Calibri" w:cs="Calibri"/>
            <w:rPrChange w:id="367" w:author="Duong Ha" w:date="2026-09-13T22:04:00Z" w16du:dateUtc="2026-09-13T15:04:00Z">
              <w:rPr/>
            </w:rPrChange>
          </w:rPr>
          <w:t xml:space="preserve"> Recommendations updated daily based on user activity (apply/save/browse). </w:t>
        </w:r>
      </w:ins>
    </w:p>
    <w:p w14:paraId="38DF3369" w14:textId="62D61C21" w:rsidR="006D347C" w:rsidRPr="006D347C" w:rsidRDefault="006D347C" w:rsidP="00AE7E93">
      <w:pPr>
        <w:spacing w:after="60"/>
        <w:jc w:val="both"/>
        <w:rPr>
          <w:rFonts w:ascii="Calibri" w:hAnsi="Calibri" w:cs="Calibri"/>
          <w:rPrChange w:id="368" w:author="Duong Ha" w:date="2026-09-13T22:04:00Z" w16du:dateUtc="2026-09-13T15:04:00Z">
            <w:rPr/>
          </w:rPrChange>
        </w:rPr>
        <w:pPrChange w:id="369" w:author="Duong Ha" w:date="2026-09-13T22:07:00Z" w16du:dateUtc="2026-09-13T15:07:00Z">
          <w:pPr>
            <w:spacing w:after="60"/>
          </w:pPr>
        </w:pPrChange>
      </w:pPr>
      <w:ins w:id="370" w:author="Duong Ha" w:date="2026-09-13T22:04:00Z" w16du:dateUtc="2026-09-13T15:04:00Z">
        <w:r w:rsidRPr="006D347C">
          <w:rPr>
            <w:rFonts w:ascii="Calibri" w:hAnsi="Calibri" w:cs="Calibri"/>
            <w:rPrChange w:id="371" w:author="Duong Ha" w:date="2026-09-13T22:04:00Z" w16du:dateUtc="2026-09-13T15:04:00Z">
              <w:rPr/>
            </w:rPrChange>
          </w:rPr>
          <w:t xml:space="preserve">- </w:t>
        </w:r>
      </w:ins>
      <w:ins w:id="372" w:author="Duong Ha" w:date="2026-09-13T22:03:00Z">
        <w:r w:rsidRPr="006D347C">
          <w:rPr>
            <w:rFonts w:ascii="Calibri" w:hAnsi="Calibri" w:cs="Calibri"/>
            <w:rPrChange w:id="373" w:author="Duong Ha" w:date="2026-09-13T22:04:00Z" w16du:dateUtc="2026-09-13T15:04:00Z">
              <w:rPr/>
            </w:rPrChange>
          </w:rPr>
          <w:t>Phase 2 will introduce ML-based collaborative filtering (user behavior patterns) and deep learning (semantic job matching).</w:t>
        </w:r>
      </w:ins>
    </w:p>
    <w:p w14:paraId="5D18B1CC" w14:textId="77777777" w:rsidR="00D279F3" w:rsidRDefault="00000000" w:rsidP="00AE7E93">
      <w:pPr>
        <w:spacing w:after="60"/>
        <w:jc w:val="both"/>
        <w:pPrChange w:id="374" w:author="Duong Ha" w:date="2026-09-13T22:07:00Z" w16du:dateUtc="2026-09-13T15:07:00Z">
          <w:pPr>
            <w:spacing w:after="60"/>
          </w:pPr>
        </w:pPrChange>
      </w:pPr>
      <w:r>
        <w:rPr>
          <w:rFonts w:ascii="Calibri" w:eastAsia="Calibri" w:hAnsi="Calibri" w:cs="Calibri"/>
          <w:i/>
          <w:iCs/>
          <w:color w:val="56646F"/>
          <w:sz w:val="17"/>
          <w:szCs w:val="17"/>
        </w:rPr>
        <w:t>Priority: P1 Must Have   |   Screens: p03, js01   |   Acceptance Criteria: AC-018</w:t>
      </w:r>
    </w:p>
    <w:p w14:paraId="1769CA7C" w14:textId="77777777" w:rsidR="00D279F3" w:rsidRDefault="00000000" w:rsidP="00AE7E93">
      <w:pPr>
        <w:spacing w:before="180" w:after="60"/>
        <w:jc w:val="both"/>
        <w:pPrChange w:id="375" w:author="Duong Ha" w:date="2026-09-13T22:07:00Z" w16du:dateUtc="2026-09-13T15:07:00Z">
          <w:pPr>
            <w:spacing w:before="180" w:after="60"/>
          </w:pPr>
        </w:pPrChange>
      </w:pPr>
      <w:r>
        <w:rPr>
          <w:rFonts w:ascii="Calibri" w:eastAsia="Calibri" w:hAnsi="Calibri" w:cs="Calibri"/>
          <w:b/>
          <w:bCs/>
          <w:color w:val="16324F"/>
          <w:sz w:val="21"/>
          <w:szCs w:val="21"/>
        </w:rPr>
        <w:t xml:space="preserve">JSP-FR-011  </w:t>
      </w:r>
      <w:r>
        <w:rPr>
          <w:rFonts w:ascii="Calibri" w:eastAsia="Calibri" w:hAnsi="Calibri" w:cs="Calibri"/>
          <w:b/>
          <w:bCs/>
          <w:color w:val="1B252E"/>
          <w:sz w:val="21"/>
          <w:szCs w:val="21"/>
        </w:rPr>
        <w:t>— Guided Profile Completion</w:t>
      </w:r>
    </w:p>
    <w:p w14:paraId="5089B5B0" w14:textId="77777777" w:rsidR="00D279F3" w:rsidRDefault="00000000" w:rsidP="00AE7E93">
      <w:pPr>
        <w:spacing w:after="60"/>
        <w:jc w:val="both"/>
        <w:rPr>
          <w:ins w:id="376" w:author="Duong Ha" w:date="2026-09-13T21:57:00Z" w16du:dateUtc="2026-09-13T14:57:00Z"/>
          <w:rFonts w:ascii="Calibri" w:eastAsia="Calibri" w:hAnsi="Calibri" w:cs="Calibri"/>
          <w:color w:val="1B252E"/>
        </w:rPr>
        <w:pPrChange w:id="377" w:author="Duong Ha" w:date="2026-09-13T22:07:00Z" w16du:dateUtc="2026-09-13T15:07:00Z">
          <w:pPr>
            <w:spacing w:after="60"/>
          </w:pPr>
        </w:pPrChange>
      </w:pPr>
      <w:r>
        <w:rPr>
          <w:rFonts w:ascii="Calibri" w:eastAsia="Calibri" w:hAnsi="Calibri" w:cs="Calibri"/>
          <w:color w:val="1B252E"/>
        </w:rPr>
        <w:t>The system shall prompt the Job Seeker to complete any missing required profile fields immediately after login.</w:t>
      </w:r>
    </w:p>
    <w:p w14:paraId="3F57F307" w14:textId="01F35675" w:rsidR="00F20176" w:rsidRPr="00F20176" w:rsidRDefault="00F20176" w:rsidP="00AE7E93">
      <w:pPr>
        <w:spacing w:after="60"/>
        <w:jc w:val="both"/>
        <w:rPr>
          <w:rFonts w:ascii="Calibri" w:hAnsi="Calibri" w:cs="Calibri"/>
          <w:rPrChange w:id="378" w:author="Duong Ha" w:date="2026-09-13T21:57:00Z" w16du:dateUtc="2026-09-13T14:57:00Z">
            <w:rPr/>
          </w:rPrChange>
        </w:rPr>
        <w:pPrChange w:id="379" w:author="Duong Ha" w:date="2026-09-13T22:07:00Z" w16du:dateUtc="2026-09-13T15:07:00Z">
          <w:pPr>
            <w:spacing w:after="60"/>
          </w:pPr>
        </w:pPrChange>
      </w:pPr>
      <w:ins w:id="380" w:author="Duong Ha" w:date="2026-09-13T21:57:00Z">
        <w:r w:rsidRPr="00F20176">
          <w:rPr>
            <w:rFonts w:ascii="Calibri" w:hAnsi="Calibri" w:cs="Calibri"/>
            <w:rPrChange w:id="381" w:author="Duong Ha" w:date="2026-09-13T21:57:00Z" w16du:dateUtc="2026-09-13T14:57:00Z">
              <w:rPr/>
            </w:rPrChange>
          </w:rPr>
          <w:t>The system shall display a profile completeness progress bar (0-100%) on the Dashboard (js01) and Profile Editor (js07). Real-time updates as user fills required fields. Tooltip shows missing fields when hovering over incomplete sections</w:t>
        </w:r>
      </w:ins>
    </w:p>
    <w:p w14:paraId="4E0BF515" w14:textId="77777777" w:rsidR="00D279F3" w:rsidRDefault="00000000" w:rsidP="00AE7E93">
      <w:pPr>
        <w:spacing w:after="60"/>
        <w:jc w:val="both"/>
        <w:pPrChange w:id="382" w:author="Duong Ha" w:date="2026-09-13T22:07:00Z" w16du:dateUtc="2026-09-13T15:07:00Z">
          <w:pPr>
            <w:spacing w:after="60"/>
          </w:pPr>
        </w:pPrChange>
      </w:pPr>
      <w:r>
        <w:rPr>
          <w:rFonts w:ascii="Calibri" w:eastAsia="Calibri" w:hAnsi="Calibri" w:cs="Calibri"/>
          <w:i/>
          <w:iCs/>
          <w:color w:val="56646F"/>
          <w:sz w:val="17"/>
          <w:szCs w:val="17"/>
        </w:rPr>
        <w:t>Priority: P1 Must Have   |   Screens: js01, js07</w:t>
      </w:r>
    </w:p>
    <w:p w14:paraId="3BC5FFCB" w14:textId="77777777" w:rsidR="00D279F3" w:rsidRDefault="00000000" w:rsidP="00AE7E93">
      <w:pPr>
        <w:spacing w:before="180" w:after="60"/>
        <w:jc w:val="both"/>
        <w:pPrChange w:id="383" w:author="Duong Ha" w:date="2026-09-13T22:07:00Z" w16du:dateUtc="2026-09-13T15:07:00Z">
          <w:pPr>
            <w:spacing w:before="180" w:after="60"/>
          </w:pPr>
        </w:pPrChange>
      </w:pPr>
      <w:r>
        <w:rPr>
          <w:rFonts w:ascii="Calibri" w:eastAsia="Calibri" w:hAnsi="Calibri" w:cs="Calibri"/>
          <w:b/>
          <w:bCs/>
          <w:color w:val="16324F"/>
          <w:sz w:val="21"/>
          <w:szCs w:val="21"/>
        </w:rPr>
        <w:t xml:space="preserve">JSP-FR-012  </w:t>
      </w:r>
      <w:r>
        <w:rPr>
          <w:rFonts w:ascii="Calibri" w:eastAsia="Calibri" w:hAnsi="Calibri" w:cs="Calibri"/>
          <w:b/>
          <w:bCs/>
          <w:color w:val="1B252E"/>
          <w:sz w:val="21"/>
          <w:szCs w:val="21"/>
        </w:rPr>
        <w:t>— Candidate Document Archive</w:t>
      </w:r>
    </w:p>
    <w:p w14:paraId="35F2EE6E" w14:textId="77777777" w:rsidR="00D279F3" w:rsidRDefault="00000000" w:rsidP="00AE7E93">
      <w:pPr>
        <w:spacing w:after="60"/>
        <w:jc w:val="both"/>
        <w:rPr>
          <w:ins w:id="384" w:author="Duong Ha" w:date="2026-09-13T22:07:00Z" w16du:dateUtc="2026-09-13T15:07:00Z"/>
          <w:rFonts w:ascii="Calibri" w:eastAsia="Calibri" w:hAnsi="Calibri" w:cs="Calibri"/>
          <w:color w:val="1B252E"/>
        </w:rPr>
      </w:pPr>
      <w:r>
        <w:rPr>
          <w:rFonts w:ascii="Calibri" w:eastAsia="Calibri" w:hAnsi="Calibri" w:cs="Calibri"/>
          <w:color w:val="1B252E"/>
        </w:rPr>
        <w:t>The system shall provide password-protected, encrypted storage for the Job Seeker's previous employment contracts, relieving letters, payslips, and certificates. Documents are uploaded by the Job Seeker and are accessible only to the Job Seeker and — from the Shortlisted stage onward — the employer, per the visibility rule in EMP-FR-026b (see LV360-FSD-004).</w:t>
      </w:r>
    </w:p>
    <w:p w14:paraId="287EC8B7" w14:textId="77777777" w:rsidR="00650960" w:rsidRDefault="00650960" w:rsidP="00AE7E93">
      <w:pPr>
        <w:spacing w:after="60"/>
        <w:jc w:val="both"/>
        <w:rPr>
          <w:ins w:id="385" w:author="Duong Ha" w:date="2026-09-13T22:08:00Z" w16du:dateUtc="2026-09-13T15:08:00Z"/>
          <w:rFonts w:ascii="Calibri" w:hAnsi="Calibri" w:cs="Calibri"/>
        </w:rPr>
      </w:pPr>
      <w:ins w:id="386" w:author="Duong Ha" w:date="2026-09-13T22:08:00Z">
        <w:r w:rsidRPr="00650960">
          <w:rPr>
            <w:rFonts w:ascii="Calibri" w:hAnsi="Calibri" w:cs="Calibri"/>
            <w:rPrChange w:id="387" w:author="Duong Ha" w:date="2026-09-13T22:08:00Z" w16du:dateUtc="2026-09-13T15:08:00Z">
              <w:rPr/>
            </w:rPrChange>
          </w:rPr>
          <w:t xml:space="preserve">Document Archive storage limits: </w:t>
        </w:r>
      </w:ins>
    </w:p>
    <w:p w14:paraId="22578990" w14:textId="77777777" w:rsidR="00650960" w:rsidRDefault="00650960" w:rsidP="00AE7E93">
      <w:pPr>
        <w:spacing w:after="60"/>
        <w:jc w:val="both"/>
        <w:rPr>
          <w:ins w:id="388" w:author="Duong Ha" w:date="2026-09-13T22:08:00Z" w16du:dateUtc="2026-09-13T15:08:00Z"/>
          <w:rFonts w:ascii="Calibri" w:hAnsi="Calibri" w:cs="Calibri"/>
        </w:rPr>
      </w:pPr>
      <w:ins w:id="389" w:author="Duong Ha" w:date="2026-09-13T22:08:00Z">
        <w:r w:rsidRPr="00650960">
          <w:rPr>
            <w:rFonts w:ascii="Calibri" w:hAnsi="Calibri" w:cs="Calibri"/>
            <w:rPrChange w:id="390" w:author="Duong Ha" w:date="2026-09-13T22:08:00Z" w16du:dateUtc="2026-09-13T15:08:00Z">
              <w:rPr/>
            </w:rPrChange>
          </w:rPr>
          <w:t xml:space="preserve">- Per-file limit: 10MB </w:t>
        </w:r>
      </w:ins>
    </w:p>
    <w:p w14:paraId="2DE45C3F" w14:textId="77777777" w:rsidR="00650960" w:rsidRDefault="00650960" w:rsidP="00AE7E93">
      <w:pPr>
        <w:spacing w:after="60"/>
        <w:jc w:val="both"/>
        <w:rPr>
          <w:ins w:id="391" w:author="Duong Ha" w:date="2026-09-13T22:08:00Z" w16du:dateUtc="2026-09-13T15:08:00Z"/>
          <w:rFonts w:ascii="Calibri" w:hAnsi="Calibri" w:cs="Calibri"/>
        </w:rPr>
      </w:pPr>
      <w:ins w:id="392" w:author="Duong Ha" w:date="2026-09-13T22:08:00Z">
        <w:r w:rsidRPr="00650960">
          <w:rPr>
            <w:rFonts w:ascii="Calibri" w:hAnsi="Calibri" w:cs="Calibri"/>
            <w:rPrChange w:id="393" w:author="Duong Ha" w:date="2026-09-13T22:08:00Z" w16du:dateUtc="2026-09-13T15:08:00Z">
              <w:rPr/>
            </w:rPrChange>
          </w:rPr>
          <w:t xml:space="preserve">- Total storage per user: 100MB (across all archived documents) </w:t>
        </w:r>
      </w:ins>
    </w:p>
    <w:p w14:paraId="5389297E" w14:textId="77777777" w:rsidR="00650960" w:rsidRDefault="00650960" w:rsidP="00AE7E93">
      <w:pPr>
        <w:spacing w:after="60"/>
        <w:jc w:val="both"/>
        <w:rPr>
          <w:ins w:id="394" w:author="Duong Ha" w:date="2026-09-13T22:08:00Z" w16du:dateUtc="2026-09-13T15:08:00Z"/>
          <w:rFonts w:ascii="Calibri" w:hAnsi="Calibri" w:cs="Calibri"/>
        </w:rPr>
      </w:pPr>
      <w:ins w:id="395" w:author="Duong Ha" w:date="2026-09-13T22:08:00Z">
        <w:r w:rsidRPr="00650960">
          <w:rPr>
            <w:rFonts w:ascii="Calibri" w:hAnsi="Calibri" w:cs="Calibri"/>
            <w:rPrChange w:id="396" w:author="Duong Ha" w:date="2026-09-13T22:08:00Z" w16du:dateUtc="2026-09-13T15:08:00Z">
              <w:rPr/>
            </w:rPrChange>
          </w:rPr>
          <w:t xml:space="preserve">- Storage quota displayed in js09 with usage indicator </w:t>
        </w:r>
      </w:ins>
    </w:p>
    <w:p w14:paraId="73E3BE0D" w14:textId="7B1E46A5" w:rsidR="00650960" w:rsidRPr="00650960" w:rsidRDefault="00650960" w:rsidP="00AE7E93">
      <w:pPr>
        <w:spacing w:after="60"/>
        <w:jc w:val="both"/>
        <w:rPr>
          <w:rFonts w:ascii="Calibri" w:hAnsi="Calibri" w:cs="Calibri"/>
          <w:rPrChange w:id="397" w:author="Duong Ha" w:date="2026-09-13T22:08:00Z" w16du:dateUtc="2026-09-13T15:08:00Z">
            <w:rPr/>
          </w:rPrChange>
        </w:rPr>
        <w:pPrChange w:id="398" w:author="Duong Ha" w:date="2026-09-13T22:07:00Z" w16du:dateUtc="2026-09-13T15:07:00Z">
          <w:pPr>
            <w:spacing w:after="60"/>
          </w:pPr>
        </w:pPrChange>
      </w:pPr>
      <w:ins w:id="399" w:author="Duong Ha" w:date="2026-09-13T22:08:00Z">
        <w:r w:rsidRPr="00650960">
          <w:rPr>
            <w:rFonts w:ascii="Calibri" w:hAnsi="Calibri" w:cs="Calibri"/>
            <w:rPrChange w:id="400" w:author="Duong Ha" w:date="2026-09-13T22:08:00Z" w16du:dateUtc="2026-09-13T15:08:00Z">
              <w:rPr/>
            </w:rPrChange>
          </w:rPr>
          <w:t>- When quota exceeded: user must delete old documents before uploading new ones</w:t>
        </w:r>
      </w:ins>
    </w:p>
    <w:p w14:paraId="43B1CA14" w14:textId="77777777" w:rsidR="00D279F3" w:rsidRDefault="00000000" w:rsidP="00AE7E93">
      <w:pPr>
        <w:spacing w:after="60"/>
        <w:jc w:val="both"/>
        <w:pPrChange w:id="401" w:author="Duong Ha" w:date="2026-09-13T22:07:00Z" w16du:dateUtc="2026-09-13T15:07:00Z">
          <w:pPr>
            <w:spacing w:after="60"/>
          </w:pPr>
        </w:pPrChange>
      </w:pPr>
      <w:r>
        <w:rPr>
          <w:rFonts w:ascii="Calibri" w:eastAsia="Calibri" w:hAnsi="Calibri" w:cs="Calibri"/>
          <w:i/>
          <w:iCs/>
          <w:color w:val="56646F"/>
          <w:sz w:val="17"/>
          <w:szCs w:val="17"/>
        </w:rPr>
        <w:t>Priority: P1 Must Have   |   Screens: js09, js10</w:t>
      </w:r>
    </w:p>
    <w:p w14:paraId="16A22C1F" w14:textId="77777777" w:rsidR="00D279F3" w:rsidRDefault="00000000" w:rsidP="00AE7E93">
      <w:pPr>
        <w:pStyle w:val="Heading1"/>
        <w:spacing w:before="400" w:after="160"/>
        <w:jc w:val="both"/>
        <w:pPrChange w:id="402" w:author="Duong Ha" w:date="2026-09-13T22:07:00Z" w16du:dateUtc="2026-09-13T15:07:00Z">
          <w:pPr>
            <w:pStyle w:val="Heading1"/>
            <w:spacing w:before="400" w:after="160"/>
          </w:pPr>
        </w:pPrChange>
      </w:pPr>
      <w:r>
        <w:rPr>
          <w:rFonts w:ascii="Calibri" w:eastAsia="Calibri" w:hAnsi="Calibri" w:cs="Calibri"/>
          <w:b/>
          <w:bCs/>
          <w:color w:val="16324F"/>
          <w:sz w:val="29"/>
          <w:szCs w:val="29"/>
        </w:rPr>
        <w:t>7. Process Flows</w:t>
      </w:r>
    </w:p>
    <w:p w14:paraId="66836658" w14:textId="77777777" w:rsidR="00D279F3" w:rsidRDefault="00000000" w:rsidP="00AE7E93">
      <w:pPr>
        <w:spacing w:after="140"/>
        <w:jc w:val="both"/>
        <w:pPrChange w:id="403" w:author="Duong Ha" w:date="2026-09-13T22:07:00Z" w16du:dateUtc="2026-09-13T15:07:00Z">
          <w:pPr>
            <w:spacing w:after="140"/>
          </w:pPr>
        </w:pPrChange>
      </w:pPr>
      <w:r>
        <w:rPr>
          <w:rFonts w:ascii="Calibri" w:eastAsia="Calibri" w:hAnsi="Calibri" w:cs="Calibri"/>
          <w:i/>
          <w:iCs/>
          <w:color w:val="1B252E"/>
        </w:rPr>
        <w:t>Actor color key: teal = Job Seeker/Guest, navy = Employer/Company Admin/HR, plum = Super Admin, orange = AI, slate = System (automated step, no human actor).</w:t>
      </w:r>
    </w:p>
    <w:p w14:paraId="59FA29F0" w14:textId="77777777" w:rsidR="00D279F3" w:rsidRDefault="00000000" w:rsidP="00AE7E93">
      <w:pPr>
        <w:pStyle w:val="Heading2"/>
        <w:spacing w:before="280" w:after="130"/>
        <w:jc w:val="both"/>
        <w:pPrChange w:id="404" w:author="Duong Ha" w:date="2026-09-13T22:07:00Z" w16du:dateUtc="2026-09-13T15:07:00Z">
          <w:pPr>
            <w:pStyle w:val="Heading2"/>
            <w:spacing w:before="280" w:after="130"/>
          </w:pPr>
        </w:pPrChange>
      </w:pPr>
      <w:r>
        <w:rPr>
          <w:rFonts w:ascii="Calibri" w:eastAsia="Calibri" w:hAnsi="Calibri" w:cs="Calibri"/>
          <w:b/>
          <w:bCs/>
          <w:color w:val="1B6C74"/>
          <w:sz w:val="24"/>
          <w:szCs w:val="24"/>
        </w:rPr>
        <w:t>7.1 Guest Job Search to Apply (Login-Gated)</w:t>
      </w:r>
    </w:p>
    <w:p w14:paraId="6D27D292" w14:textId="77777777" w:rsidR="00D279F3" w:rsidRDefault="00000000" w:rsidP="00AE7E93">
      <w:pPr>
        <w:spacing w:after="140"/>
        <w:jc w:val="both"/>
        <w:pPrChange w:id="405" w:author="Duong Ha" w:date="2026-09-13T22:07:00Z" w16du:dateUtc="2026-09-13T15:07:00Z">
          <w:pPr>
            <w:spacing w:after="140"/>
          </w:pPr>
        </w:pPrChange>
      </w:pPr>
      <w:r>
        <w:rPr>
          <w:rFonts w:ascii="Calibri" w:eastAsia="Calibri" w:hAnsi="Calibri" w:cs="Calibri"/>
          <w:color w:val="1B252E"/>
        </w:rPr>
        <w:t>Covers JSP-FR-001–003. Trigger: an anonymous visitor lands on the Homepage. Outcome: the visitor authenticates and continues into Apply, or leaves without applying. Hands off to LV360-FSD-001, Flow 1/2 for login/registration.</w:t>
      </w:r>
    </w:p>
    <w:p w14:paraId="2BC62AF1" w14:textId="77777777" w:rsidR="00D279F3" w:rsidRDefault="00000000" w:rsidP="00AE7E93">
      <w:pPr>
        <w:spacing w:before="120" w:after="200"/>
        <w:jc w:val="both"/>
        <w:pPrChange w:id="406" w:author="Duong Ha" w:date="2026-09-13T22:07:00Z" w16du:dateUtc="2026-09-13T15:07:00Z">
          <w:pPr>
            <w:spacing w:before="120" w:after="200"/>
            <w:jc w:val="center"/>
          </w:pPr>
        </w:pPrChange>
      </w:pPr>
      <w:r>
        <w:rPr>
          <w:noProof/>
        </w:rPr>
        <w:lastRenderedPageBreak/>
        <w:drawing>
          <wp:inline distT="0" distB="0" distL="0" distR="0" wp14:anchorId="4C20786E" wp14:editId="14B8FDD6">
            <wp:extent cx="4276725" cy="723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76725" cy="7239000"/>
                    </a:xfrm>
                    <a:prstGeom prst="rect">
                      <a:avLst/>
                    </a:prstGeom>
                  </pic:spPr>
                </pic:pic>
              </a:graphicData>
            </a:graphic>
          </wp:inline>
        </w:drawing>
      </w:r>
    </w:p>
    <w:p w14:paraId="6C6A3BC9" w14:textId="77777777" w:rsidR="00D279F3" w:rsidRDefault="00000000" w:rsidP="00AE7E93">
      <w:pPr>
        <w:pStyle w:val="Heading2"/>
        <w:spacing w:before="280" w:after="130"/>
        <w:jc w:val="both"/>
        <w:pPrChange w:id="407" w:author="Duong Ha" w:date="2026-09-13T22:07:00Z" w16du:dateUtc="2026-09-13T15:07:00Z">
          <w:pPr>
            <w:pStyle w:val="Heading2"/>
            <w:spacing w:before="280" w:after="130"/>
          </w:pPr>
        </w:pPrChange>
      </w:pPr>
      <w:r>
        <w:rPr>
          <w:rFonts w:ascii="Calibri" w:eastAsia="Calibri" w:hAnsi="Calibri" w:cs="Calibri"/>
          <w:b/>
          <w:bCs/>
          <w:color w:val="1B6C74"/>
          <w:sz w:val="24"/>
          <w:szCs w:val="24"/>
        </w:rPr>
        <w:t>7.2 One-Click Apply (Multi-Resume &amp; Consent)</w:t>
      </w:r>
    </w:p>
    <w:p w14:paraId="42847EDD" w14:textId="77777777" w:rsidR="00D279F3" w:rsidRDefault="00000000" w:rsidP="00AE7E93">
      <w:pPr>
        <w:spacing w:after="140"/>
        <w:jc w:val="both"/>
        <w:pPrChange w:id="408" w:author="Duong Ha" w:date="2026-09-13T22:07:00Z" w16du:dateUtc="2026-09-13T15:07:00Z">
          <w:pPr>
            <w:spacing w:after="140"/>
          </w:pPr>
        </w:pPrChange>
      </w:pPr>
      <w:r>
        <w:rPr>
          <w:rFonts w:ascii="Calibri" w:eastAsia="Calibri" w:hAnsi="Calibri" w:cs="Calibri"/>
          <w:color w:val="1B252E"/>
        </w:rPr>
        <w:t>Covers JSP-FR-005 and JSP-FR-004b. Trigger: an authenticated Job Seeker reaches the Apply Form. Outcome: a submitted application, or a blocked submission if the mandatory consent checkbox (BR-011) is unchecked.</w:t>
      </w:r>
    </w:p>
    <w:p w14:paraId="7003AD0A" w14:textId="77777777" w:rsidR="00D279F3" w:rsidRDefault="00000000" w:rsidP="00AE7E93">
      <w:pPr>
        <w:spacing w:before="120" w:after="200"/>
        <w:jc w:val="both"/>
        <w:pPrChange w:id="409" w:author="Duong Ha" w:date="2026-09-13T22:07:00Z" w16du:dateUtc="2026-09-13T15:07:00Z">
          <w:pPr>
            <w:spacing w:before="120" w:after="200"/>
            <w:jc w:val="center"/>
          </w:pPr>
        </w:pPrChange>
      </w:pPr>
      <w:r>
        <w:rPr>
          <w:noProof/>
        </w:rPr>
        <w:lastRenderedPageBreak/>
        <w:drawing>
          <wp:inline distT="0" distB="0" distL="0" distR="0" wp14:anchorId="17EEC779" wp14:editId="3E67206F">
            <wp:extent cx="3400425" cy="7239000"/>
            <wp:effectExtent l="0" t="0" r="0" b="0"/>
            <wp:docPr id="235135575" name="Picture 2351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00425" cy="7239000"/>
                    </a:xfrm>
                    <a:prstGeom prst="rect">
                      <a:avLst/>
                    </a:prstGeom>
                  </pic:spPr>
                </pic:pic>
              </a:graphicData>
            </a:graphic>
          </wp:inline>
        </w:drawing>
      </w:r>
    </w:p>
    <w:p w14:paraId="581240C8" w14:textId="77777777" w:rsidR="00D279F3" w:rsidRDefault="00000000" w:rsidP="00AE7E93">
      <w:pPr>
        <w:pStyle w:val="Heading2"/>
        <w:spacing w:before="280" w:after="130"/>
        <w:jc w:val="both"/>
        <w:pPrChange w:id="410" w:author="Duong Ha" w:date="2026-09-13T22:07:00Z" w16du:dateUtc="2026-09-13T15:07:00Z">
          <w:pPr>
            <w:pStyle w:val="Heading2"/>
            <w:spacing w:before="280" w:after="130"/>
          </w:pPr>
        </w:pPrChange>
      </w:pPr>
      <w:r>
        <w:rPr>
          <w:rFonts w:ascii="Calibri" w:eastAsia="Calibri" w:hAnsi="Calibri" w:cs="Calibri"/>
          <w:b/>
          <w:bCs/>
          <w:color w:val="1B6C74"/>
          <w:sz w:val="24"/>
          <w:szCs w:val="24"/>
        </w:rPr>
        <w:t>7.3 Application Tracking &amp; Notification</w:t>
      </w:r>
    </w:p>
    <w:p w14:paraId="4F4C2514" w14:textId="77777777" w:rsidR="00D279F3" w:rsidRDefault="00000000" w:rsidP="00AE7E93">
      <w:pPr>
        <w:spacing w:after="140"/>
        <w:jc w:val="both"/>
        <w:pPrChange w:id="411" w:author="Duong Ha" w:date="2026-09-13T22:07:00Z" w16du:dateUtc="2026-09-13T15:07:00Z">
          <w:pPr>
            <w:spacing w:after="140"/>
          </w:pPr>
        </w:pPrChange>
      </w:pPr>
      <w:r>
        <w:rPr>
          <w:rFonts w:ascii="Calibri" w:eastAsia="Calibri" w:hAnsi="Calibri" w:cs="Calibri"/>
          <w:color w:val="1B252E"/>
        </w:rPr>
        <w:t>Covers JSP-FR-007, JSP-FR-007b, JSP-FR-008. Trigger: HR moves a candidate to a new pipeline stage (LV360-FSD-004, Flow 1). Outcome: the candidate is notified (unless HR suppressed it per NTF-FR-006) and sees the updated status.</w:t>
      </w:r>
    </w:p>
    <w:p w14:paraId="373743BD" w14:textId="77777777" w:rsidR="00D279F3" w:rsidRDefault="00000000" w:rsidP="00AE7E93">
      <w:pPr>
        <w:spacing w:before="120" w:after="200"/>
        <w:jc w:val="both"/>
        <w:pPrChange w:id="412" w:author="Duong Ha" w:date="2026-09-13T22:07:00Z" w16du:dateUtc="2026-09-13T15:07:00Z">
          <w:pPr>
            <w:spacing w:before="120" w:after="200"/>
            <w:jc w:val="center"/>
          </w:pPr>
        </w:pPrChange>
      </w:pPr>
      <w:r>
        <w:rPr>
          <w:noProof/>
        </w:rPr>
        <w:lastRenderedPageBreak/>
        <w:drawing>
          <wp:inline distT="0" distB="0" distL="0" distR="0" wp14:anchorId="15541400" wp14:editId="558FF706">
            <wp:extent cx="4381500" cy="6172200"/>
            <wp:effectExtent l="0" t="0" r="0" b="0"/>
            <wp:docPr id="1136848315" name="Picture 113684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6172200"/>
                    </a:xfrm>
                    <a:prstGeom prst="rect">
                      <a:avLst/>
                    </a:prstGeom>
                  </pic:spPr>
                </pic:pic>
              </a:graphicData>
            </a:graphic>
          </wp:inline>
        </w:drawing>
      </w:r>
    </w:p>
    <w:p w14:paraId="5E2E6A79" w14:textId="77777777" w:rsidR="00D279F3" w:rsidRDefault="00000000" w:rsidP="00AE7E93">
      <w:pPr>
        <w:pStyle w:val="Heading2"/>
        <w:spacing w:before="280" w:after="130"/>
        <w:jc w:val="both"/>
        <w:pPrChange w:id="413" w:author="Duong Ha" w:date="2026-09-13T22:07:00Z" w16du:dateUtc="2026-09-13T15:07:00Z">
          <w:pPr>
            <w:pStyle w:val="Heading2"/>
            <w:spacing w:before="280" w:after="130"/>
          </w:pPr>
        </w:pPrChange>
      </w:pPr>
      <w:r>
        <w:rPr>
          <w:rFonts w:ascii="Calibri" w:eastAsia="Calibri" w:hAnsi="Calibri" w:cs="Calibri"/>
          <w:b/>
          <w:bCs/>
          <w:color w:val="1B6C74"/>
          <w:sz w:val="24"/>
          <w:szCs w:val="24"/>
        </w:rPr>
        <w:t>7.4 AI Interview Preparation</w:t>
      </w:r>
    </w:p>
    <w:p w14:paraId="35B7825E" w14:textId="77777777" w:rsidR="00D279F3" w:rsidRDefault="00000000" w:rsidP="00AE7E93">
      <w:pPr>
        <w:spacing w:after="140"/>
        <w:jc w:val="both"/>
        <w:pPrChange w:id="414" w:author="Duong Ha" w:date="2026-09-13T22:07:00Z" w16du:dateUtc="2026-09-13T15:07:00Z">
          <w:pPr>
            <w:spacing w:after="140"/>
          </w:pPr>
        </w:pPrChange>
      </w:pPr>
      <w:r>
        <w:rPr>
          <w:rFonts w:ascii="Calibri" w:eastAsia="Calibri" w:hAnsi="Calibri" w:cs="Calibri"/>
          <w:color w:val="1B252E"/>
        </w:rPr>
        <w:t>Covers JSP-FR-009. Trigger: a candidate at the Interview Scheduled stage opens AI Interview Prep. Outcome: AI-generated practice questions relevant to the job description.</w:t>
      </w:r>
    </w:p>
    <w:p w14:paraId="5C1124E4" w14:textId="77777777" w:rsidR="00D279F3" w:rsidRDefault="00000000" w:rsidP="00AE7E93">
      <w:pPr>
        <w:spacing w:before="120" w:after="200"/>
        <w:jc w:val="both"/>
        <w:pPrChange w:id="415" w:author="Duong Ha" w:date="2026-09-13T22:07:00Z" w16du:dateUtc="2026-09-13T15:07:00Z">
          <w:pPr>
            <w:spacing w:before="120" w:after="200"/>
            <w:jc w:val="center"/>
          </w:pPr>
        </w:pPrChange>
      </w:pPr>
      <w:r>
        <w:rPr>
          <w:noProof/>
        </w:rPr>
        <w:lastRenderedPageBreak/>
        <w:drawing>
          <wp:inline distT="0" distB="0" distL="0" distR="0" wp14:anchorId="0F0495C5" wp14:editId="3DF27252">
            <wp:extent cx="4381500" cy="6029325"/>
            <wp:effectExtent l="0" t="0" r="0" b="0"/>
            <wp:docPr id="2103854054" name="Picture 2103854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6029325"/>
                    </a:xfrm>
                    <a:prstGeom prst="rect">
                      <a:avLst/>
                    </a:prstGeom>
                  </pic:spPr>
                </pic:pic>
              </a:graphicData>
            </a:graphic>
          </wp:inline>
        </w:drawing>
      </w:r>
    </w:p>
    <w:p w14:paraId="18C12961" w14:textId="77777777" w:rsidR="00D279F3" w:rsidRDefault="00000000" w:rsidP="00AE7E93">
      <w:pPr>
        <w:pStyle w:val="Heading1"/>
        <w:spacing w:before="400" w:after="160"/>
        <w:jc w:val="both"/>
        <w:pPrChange w:id="416" w:author="Duong Ha" w:date="2026-09-13T22:07:00Z" w16du:dateUtc="2026-09-13T15:07:00Z">
          <w:pPr>
            <w:pStyle w:val="Heading1"/>
            <w:spacing w:before="400" w:after="160"/>
          </w:pPr>
        </w:pPrChange>
      </w:pPr>
      <w:r>
        <w:rPr>
          <w:rFonts w:ascii="Calibri" w:eastAsia="Calibri" w:hAnsi="Calibri" w:cs="Calibri"/>
          <w:b/>
          <w:bCs/>
          <w:color w:val="16324F"/>
          <w:sz w:val="29"/>
          <w:szCs w:val="29"/>
        </w:rPr>
        <w:t>8. Applicable Business Rules</w:t>
      </w:r>
    </w:p>
    <w:p w14:paraId="455D2CF4" w14:textId="491685D8" w:rsidR="00D279F3" w:rsidRDefault="00000000" w:rsidP="00AE7E93">
      <w:pPr>
        <w:pStyle w:val="Heading2"/>
        <w:spacing w:before="280" w:after="130"/>
        <w:jc w:val="both"/>
        <w:pPrChange w:id="417" w:author="Duong Ha" w:date="2026-09-13T22:07:00Z" w16du:dateUtc="2026-09-13T15:07:00Z">
          <w:pPr>
            <w:pStyle w:val="Heading2"/>
            <w:spacing w:before="280" w:after="130"/>
          </w:pPr>
        </w:pPrChange>
      </w:pPr>
      <w:del w:id="418" w:author="Duong Ha" w:date="2026-09-13T22:00:00Z" w16du:dateUtc="2026-09-13T15:00:00Z">
        <w:r w:rsidDel="00DB09D0">
          <w:rPr>
            <w:rFonts w:ascii="Calibri" w:eastAsia="Calibri" w:hAnsi="Calibri" w:cs="Calibri"/>
            <w:b/>
            <w:bCs/>
            <w:color w:val="1B6C74"/>
            <w:sz w:val="24"/>
            <w:szCs w:val="24"/>
          </w:rPr>
          <w:delText>7</w:delText>
        </w:r>
      </w:del>
      <w:ins w:id="419" w:author="Duong Ha" w:date="2026-09-13T22:00:00Z" w16du:dateUtc="2026-09-13T15:00:00Z">
        <w:r w:rsidR="00DB09D0">
          <w:rPr>
            <w:rFonts w:ascii="Calibri" w:eastAsia="Calibri" w:hAnsi="Calibri" w:cs="Calibri"/>
            <w:b/>
            <w:bCs/>
            <w:color w:val="1B6C74"/>
            <w:sz w:val="24"/>
            <w:szCs w:val="24"/>
          </w:rPr>
          <w:t>8</w:t>
        </w:r>
      </w:ins>
      <w:r>
        <w:rPr>
          <w:rFonts w:ascii="Calibri" w:eastAsia="Calibri" w:hAnsi="Calibri" w:cs="Calibri"/>
          <w:b/>
          <w:bCs/>
          <w:color w:val="1B6C74"/>
          <w:sz w:val="24"/>
          <w:szCs w:val="24"/>
        </w:rPr>
        <w:t>.1 Governing BRD Business Rules</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326"/>
      </w:tblGrid>
      <w:tr w:rsidR="00D279F3" w14:paraId="3FE1DA97" w14:textId="77777777">
        <w:tblPrEx>
          <w:tblCellMar>
            <w:top w:w="0" w:type="dxa"/>
            <w:bottom w:w="0" w:type="dxa"/>
          </w:tblCellMar>
        </w:tblPrEx>
        <w:trPr>
          <w:tblHeader/>
        </w:trPr>
        <w:tc>
          <w:tcPr>
            <w:tcW w:w="15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229267C1" w14:textId="77777777" w:rsidR="00D279F3" w:rsidRDefault="00000000" w:rsidP="00AE7E93">
            <w:pPr>
              <w:jc w:val="both"/>
              <w:pPrChange w:id="420" w:author="Duong Ha" w:date="2026-09-13T22:07:00Z" w16du:dateUtc="2026-09-13T15:07:00Z">
                <w:pPr/>
              </w:pPrChange>
            </w:pPr>
            <w:r>
              <w:rPr>
                <w:rFonts w:ascii="Calibri" w:eastAsia="Calibri" w:hAnsi="Calibri" w:cs="Calibri"/>
                <w:b/>
                <w:bCs/>
                <w:color w:val="FFFFFF"/>
                <w:sz w:val="18"/>
                <w:szCs w:val="18"/>
              </w:rPr>
              <w:t>Rule ID</w:t>
            </w:r>
          </w:p>
        </w:tc>
        <w:tc>
          <w:tcPr>
            <w:tcW w:w="73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65A32C28" w14:textId="77777777" w:rsidR="00D279F3" w:rsidRDefault="00000000" w:rsidP="00AE7E93">
            <w:pPr>
              <w:jc w:val="both"/>
              <w:pPrChange w:id="421" w:author="Duong Ha" w:date="2026-09-13T22:07:00Z" w16du:dateUtc="2026-09-13T15:07:00Z">
                <w:pPr/>
              </w:pPrChange>
            </w:pPr>
            <w:r>
              <w:rPr>
                <w:rFonts w:ascii="Calibri" w:eastAsia="Calibri" w:hAnsi="Calibri" w:cs="Calibri"/>
                <w:b/>
                <w:bCs/>
                <w:color w:val="FFFFFF"/>
                <w:sz w:val="18"/>
                <w:szCs w:val="18"/>
              </w:rPr>
              <w:t>BRD Business Rule</w:t>
            </w:r>
          </w:p>
        </w:tc>
      </w:tr>
      <w:tr w:rsidR="00D279F3" w14:paraId="138B9A4A" w14:textId="77777777">
        <w:tblPrEx>
          <w:tblCellMar>
            <w:top w:w="0" w:type="dxa"/>
            <w:bottom w:w="0" w:type="dxa"/>
          </w:tblCellMar>
        </w:tblPrEx>
        <w:tc>
          <w:tcPr>
            <w:tcW w:w="15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68BA773" w14:textId="77777777" w:rsidR="00D279F3" w:rsidRDefault="00000000" w:rsidP="00AE7E93">
            <w:pPr>
              <w:jc w:val="both"/>
              <w:pPrChange w:id="422" w:author="Duong Ha" w:date="2026-09-13T22:07:00Z" w16du:dateUtc="2026-09-13T15:07:00Z">
                <w:pPr/>
              </w:pPrChange>
            </w:pPr>
            <w:r>
              <w:rPr>
                <w:rFonts w:ascii="Calibri" w:eastAsia="Calibri" w:hAnsi="Calibri" w:cs="Calibri"/>
                <w:color w:val="1B252E"/>
                <w:sz w:val="18"/>
                <w:szCs w:val="18"/>
              </w:rPr>
              <w:t>LV-BR-0005</w:t>
            </w:r>
          </w:p>
        </w:tc>
        <w:tc>
          <w:tcPr>
            <w:tcW w:w="73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6A3C363" w14:textId="77777777" w:rsidR="00D279F3" w:rsidRDefault="00000000" w:rsidP="00AE7E93">
            <w:pPr>
              <w:jc w:val="both"/>
              <w:pPrChange w:id="423" w:author="Duong Ha" w:date="2026-09-13T22:07:00Z" w16du:dateUtc="2026-09-13T15:07:00Z">
                <w:pPr/>
              </w:pPrChange>
            </w:pPr>
            <w:r>
              <w:rPr>
                <w:rFonts w:ascii="Calibri" w:eastAsia="Calibri" w:hAnsi="Calibri" w:cs="Calibri"/>
                <w:color w:val="1B252E"/>
                <w:sz w:val="18"/>
                <w:szCs w:val="18"/>
              </w:rPr>
              <w:t>Every Talent Profile shall represent truthful professional information.</w:t>
            </w:r>
          </w:p>
        </w:tc>
      </w:tr>
      <w:tr w:rsidR="00D279F3" w14:paraId="5683426B" w14:textId="77777777">
        <w:tblPrEx>
          <w:tblCellMar>
            <w:top w:w="0" w:type="dxa"/>
            <w:bottom w:w="0" w:type="dxa"/>
          </w:tblCellMar>
        </w:tblPrEx>
        <w:tc>
          <w:tcPr>
            <w:tcW w:w="15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DAABCE1" w14:textId="77777777" w:rsidR="00D279F3" w:rsidRDefault="00000000" w:rsidP="00AE7E93">
            <w:pPr>
              <w:jc w:val="both"/>
              <w:pPrChange w:id="424" w:author="Duong Ha" w:date="2026-09-13T22:07:00Z" w16du:dateUtc="2026-09-13T15:07:00Z">
                <w:pPr/>
              </w:pPrChange>
            </w:pPr>
            <w:r>
              <w:rPr>
                <w:rFonts w:ascii="Calibri" w:eastAsia="Calibri" w:hAnsi="Calibri" w:cs="Calibri"/>
                <w:color w:val="1B252E"/>
                <w:sz w:val="18"/>
                <w:szCs w:val="18"/>
              </w:rPr>
              <w:t>LV-BR-0006</w:t>
            </w:r>
          </w:p>
        </w:tc>
        <w:tc>
          <w:tcPr>
            <w:tcW w:w="73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4A1D0630" w14:textId="77777777" w:rsidR="00D279F3" w:rsidRDefault="00000000" w:rsidP="00AE7E93">
            <w:pPr>
              <w:jc w:val="both"/>
              <w:pPrChange w:id="425" w:author="Duong Ha" w:date="2026-09-13T22:07:00Z" w16du:dateUtc="2026-09-13T15:07:00Z">
                <w:pPr/>
              </w:pPrChange>
            </w:pPr>
            <w:r>
              <w:rPr>
                <w:rFonts w:ascii="Calibri" w:eastAsia="Calibri" w:hAnsi="Calibri" w:cs="Calibri"/>
                <w:color w:val="1B252E"/>
                <w:sz w:val="18"/>
                <w:szCs w:val="18"/>
              </w:rPr>
              <w:t>Talent remains responsible for maintaining the accuracy and currency of profile information.</w:t>
            </w:r>
          </w:p>
        </w:tc>
      </w:tr>
      <w:tr w:rsidR="00D279F3" w14:paraId="27600ABA" w14:textId="77777777">
        <w:tblPrEx>
          <w:tblCellMar>
            <w:top w:w="0" w:type="dxa"/>
            <w:bottom w:w="0" w:type="dxa"/>
          </w:tblCellMar>
        </w:tblPrEx>
        <w:tc>
          <w:tcPr>
            <w:tcW w:w="15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497DAB1" w14:textId="77777777" w:rsidR="00D279F3" w:rsidRDefault="00000000" w:rsidP="00AE7E93">
            <w:pPr>
              <w:jc w:val="both"/>
              <w:pPrChange w:id="426" w:author="Duong Ha" w:date="2026-09-13T22:07:00Z" w16du:dateUtc="2026-09-13T15:07:00Z">
                <w:pPr/>
              </w:pPrChange>
            </w:pPr>
            <w:r>
              <w:rPr>
                <w:rFonts w:ascii="Calibri" w:eastAsia="Calibri" w:hAnsi="Calibri" w:cs="Calibri"/>
                <w:color w:val="1B252E"/>
                <w:sz w:val="18"/>
                <w:szCs w:val="18"/>
              </w:rPr>
              <w:t>LV-BR-0007</w:t>
            </w:r>
          </w:p>
        </w:tc>
        <w:tc>
          <w:tcPr>
            <w:tcW w:w="73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0AD6748" w14:textId="77777777" w:rsidR="00D279F3" w:rsidRDefault="00000000" w:rsidP="00AE7E93">
            <w:pPr>
              <w:jc w:val="both"/>
              <w:pPrChange w:id="427" w:author="Duong Ha" w:date="2026-09-13T22:07:00Z" w16du:dateUtc="2026-09-13T15:07:00Z">
                <w:pPr/>
              </w:pPrChange>
            </w:pPr>
            <w:r>
              <w:rPr>
                <w:rFonts w:ascii="Calibri" w:eastAsia="Calibri" w:hAnsi="Calibri" w:cs="Calibri"/>
                <w:color w:val="1B252E"/>
                <w:sz w:val="18"/>
                <w:szCs w:val="18"/>
              </w:rPr>
              <w:t>A Talent may maintain multiple resumes tailored for different industries, roles, or career objectives. (See JSP-FR-004b, added this revision.)</w:t>
            </w:r>
          </w:p>
        </w:tc>
      </w:tr>
      <w:tr w:rsidR="00D279F3" w14:paraId="3AF3E306" w14:textId="77777777">
        <w:tblPrEx>
          <w:tblCellMar>
            <w:top w:w="0" w:type="dxa"/>
            <w:bottom w:w="0" w:type="dxa"/>
          </w:tblCellMar>
        </w:tblPrEx>
        <w:tc>
          <w:tcPr>
            <w:tcW w:w="15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A8845AF" w14:textId="77777777" w:rsidR="00D279F3" w:rsidRDefault="00000000" w:rsidP="00AE7E93">
            <w:pPr>
              <w:jc w:val="both"/>
              <w:pPrChange w:id="428" w:author="Duong Ha" w:date="2026-09-13T22:07:00Z" w16du:dateUtc="2026-09-13T15:07:00Z">
                <w:pPr/>
              </w:pPrChange>
            </w:pPr>
            <w:r>
              <w:rPr>
                <w:rFonts w:ascii="Calibri" w:eastAsia="Calibri" w:hAnsi="Calibri" w:cs="Calibri"/>
                <w:color w:val="1B252E"/>
                <w:sz w:val="18"/>
                <w:szCs w:val="18"/>
              </w:rPr>
              <w:t>LV-BR-0008</w:t>
            </w:r>
          </w:p>
        </w:tc>
        <w:tc>
          <w:tcPr>
            <w:tcW w:w="73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48E60252" w14:textId="77777777" w:rsidR="00D279F3" w:rsidRDefault="00000000" w:rsidP="00AE7E93">
            <w:pPr>
              <w:jc w:val="both"/>
              <w:pPrChange w:id="429" w:author="Duong Ha" w:date="2026-09-13T22:07:00Z" w16du:dateUtc="2026-09-13T15:07:00Z">
                <w:pPr/>
              </w:pPrChange>
            </w:pPr>
            <w:r>
              <w:rPr>
                <w:rFonts w:ascii="Calibri" w:eastAsia="Calibri" w:hAnsi="Calibri" w:cs="Calibri"/>
                <w:color w:val="1B252E"/>
                <w:sz w:val="18"/>
                <w:szCs w:val="18"/>
              </w:rPr>
              <w:t>Talents shall have control over the visibility of their Talent Profile, subject to platform policies and subscription features.</w:t>
            </w:r>
          </w:p>
        </w:tc>
      </w:tr>
      <w:tr w:rsidR="00D279F3" w14:paraId="273FE658" w14:textId="77777777">
        <w:tblPrEx>
          <w:tblCellMar>
            <w:top w:w="0" w:type="dxa"/>
            <w:bottom w:w="0" w:type="dxa"/>
          </w:tblCellMar>
        </w:tblPrEx>
        <w:tc>
          <w:tcPr>
            <w:tcW w:w="15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95931D9" w14:textId="77777777" w:rsidR="00D279F3" w:rsidRDefault="00000000" w:rsidP="00AE7E93">
            <w:pPr>
              <w:jc w:val="both"/>
              <w:pPrChange w:id="430" w:author="Duong Ha" w:date="2026-09-13T22:07:00Z" w16du:dateUtc="2026-09-13T15:07:00Z">
                <w:pPr/>
              </w:pPrChange>
            </w:pPr>
            <w:r>
              <w:rPr>
                <w:rFonts w:ascii="Calibri" w:eastAsia="Calibri" w:hAnsi="Calibri" w:cs="Calibri"/>
                <w:color w:val="1B252E"/>
                <w:sz w:val="18"/>
                <w:szCs w:val="18"/>
              </w:rPr>
              <w:t>LV-BR-0009</w:t>
            </w:r>
          </w:p>
        </w:tc>
        <w:tc>
          <w:tcPr>
            <w:tcW w:w="73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DDA356A" w14:textId="77777777" w:rsidR="00D279F3" w:rsidRDefault="00000000" w:rsidP="00AE7E93">
            <w:pPr>
              <w:jc w:val="both"/>
              <w:pPrChange w:id="431" w:author="Duong Ha" w:date="2026-09-13T22:07:00Z" w16du:dateUtc="2026-09-13T15:07:00Z">
                <w:pPr/>
              </w:pPrChange>
            </w:pPr>
            <w:r>
              <w:rPr>
                <w:rFonts w:ascii="Calibri" w:eastAsia="Calibri" w:hAnsi="Calibri" w:cs="Calibri"/>
                <w:color w:val="1B252E"/>
                <w:sz w:val="18"/>
                <w:szCs w:val="18"/>
              </w:rPr>
              <w:t>Employers shall access Talent information only in accordance with the Talent's privacy preferences and applicable legal requirements.</w:t>
            </w:r>
          </w:p>
        </w:tc>
      </w:tr>
    </w:tbl>
    <w:p w14:paraId="597498B5" w14:textId="28FB2E5D" w:rsidR="00D279F3" w:rsidRDefault="00000000" w:rsidP="00AE7E93">
      <w:pPr>
        <w:pStyle w:val="Heading2"/>
        <w:spacing w:before="280" w:after="130"/>
        <w:jc w:val="both"/>
        <w:pPrChange w:id="432" w:author="Duong Ha" w:date="2026-09-13T22:07:00Z" w16du:dateUtc="2026-09-13T15:07:00Z">
          <w:pPr>
            <w:pStyle w:val="Heading2"/>
            <w:spacing w:before="280" w:after="130"/>
          </w:pPr>
        </w:pPrChange>
      </w:pPr>
      <w:del w:id="433" w:author="Duong Ha" w:date="2026-09-13T22:01:00Z" w16du:dateUtc="2026-09-13T15:01:00Z">
        <w:r w:rsidDel="00DB09D0">
          <w:rPr>
            <w:rFonts w:ascii="Calibri" w:eastAsia="Calibri" w:hAnsi="Calibri" w:cs="Calibri"/>
            <w:b/>
            <w:bCs/>
            <w:color w:val="1B6C74"/>
            <w:sz w:val="24"/>
            <w:szCs w:val="24"/>
          </w:rPr>
          <w:delText>7</w:delText>
        </w:r>
      </w:del>
      <w:ins w:id="434" w:author="Duong Ha" w:date="2026-09-13T22:01:00Z" w16du:dateUtc="2026-09-13T15:01:00Z">
        <w:r w:rsidR="00DB09D0">
          <w:rPr>
            <w:rFonts w:ascii="Calibri" w:eastAsia="Calibri" w:hAnsi="Calibri" w:cs="Calibri"/>
            <w:b/>
            <w:bCs/>
            <w:color w:val="1B6C74"/>
            <w:sz w:val="24"/>
            <w:szCs w:val="24"/>
          </w:rPr>
          <w:t>8</w:t>
        </w:r>
      </w:ins>
      <w:r>
        <w:rPr>
          <w:rFonts w:ascii="Calibri" w:eastAsia="Calibri" w:hAnsi="Calibri" w:cs="Calibri"/>
          <w:b/>
          <w:bCs/>
          <w:color w:val="1B6C74"/>
          <w:sz w:val="24"/>
          <w:szCs w:val="24"/>
        </w:rPr>
        <w:t>.2 FSD Implementation Rules</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26"/>
      </w:tblGrid>
      <w:tr w:rsidR="00D279F3" w14:paraId="273EAD14" w14:textId="77777777">
        <w:tblPrEx>
          <w:tblCellMar>
            <w:top w:w="0" w:type="dxa"/>
            <w:bottom w:w="0" w:type="dxa"/>
          </w:tblCellMar>
        </w:tblPrEx>
        <w:trPr>
          <w:tblHeader/>
        </w:trPr>
        <w:tc>
          <w:tcPr>
            <w:tcW w:w="14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69133051" w14:textId="77777777" w:rsidR="00D279F3" w:rsidRDefault="00000000" w:rsidP="00AE7E93">
            <w:pPr>
              <w:jc w:val="both"/>
              <w:pPrChange w:id="435" w:author="Duong Ha" w:date="2026-09-13T22:07:00Z" w16du:dateUtc="2026-09-13T15:07:00Z">
                <w:pPr/>
              </w:pPrChange>
            </w:pPr>
            <w:r>
              <w:rPr>
                <w:rFonts w:ascii="Calibri" w:eastAsia="Calibri" w:hAnsi="Calibri" w:cs="Calibri"/>
                <w:b/>
                <w:bCs/>
                <w:color w:val="FFFFFF"/>
                <w:sz w:val="18"/>
                <w:szCs w:val="18"/>
              </w:rPr>
              <w:lastRenderedPageBreak/>
              <w:t>Rule ID</w:t>
            </w:r>
          </w:p>
        </w:tc>
        <w:tc>
          <w:tcPr>
            <w:tcW w:w="74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20318817" w14:textId="77777777" w:rsidR="00D279F3" w:rsidRDefault="00000000" w:rsidP="00AE7E93">
            <w:pPr>
              <w:jc w:val="both"/>
              <w:pPrChange w:id="436" w:author="Duong Ha" w:date="2026-09-13T22:07:00Z" w16du:dateUtc="2026-09-13T15:07:00Z">
                <w:pPr/>
              </w:pPrChange>
            </w:pPr>
            <w:r>
              <w:rPr>
                <w:rFonts w:ascii="Calibri" w:eastAsia="Calibri" w:hAnsi="Calibri" w:cs="Calibri"/>
                <w:b/>
                <w:bCs/>
                <w:color w:val="FFFFFF"/>
                <w:sz w:val="18"/>
                <w:szCs w:val="18"/>
              </w:rPr>
              <w:t>Business Rule</w:t>
            </w:r>
          </w:p>
        </w:tc>
      </w:tr>
      <w:tr w:rsidR="00D279F3" w14:paraId="3B120D51" w14:textId="77777777">
        <w:tblPrEx>
          <w:tblCellMar>
            <w:top w:w="0" w:type="dxa"/>
            <w:bottom w:w="0" w:type="dxa"/>
          </w:tblCellMar>
        </w:tblPrEx>
        <w:tc>
          <w:tcPr>
            <w:tcW w:w="14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A82A020" w14:textId="77777777" w:rsidR="00D279F3" w:rsidRDefault="00000000" w:rsidP="00AE7E93">
            <w:pPr>
              <w:jc w:val="both"/>
              <w:pPrChange w:id="437" w:author="Duong Ha" w:date="2026-09-13T22:07:00Z" w16du:dateUtc="2026-09-13T15:07:00Z">
                <w:pPr/>
              </w:pPrChange>
            </w:pPr>
            <w:r>
              <w:rPr>
                <w:rFonts w:ascii="Calibri" w:eastAsia="Calibri" w:hAnsi="Calibri" w:cs="Calibri"/>
                <w:color w:val="1B252E"/>
                <w:sz w:val="18"/>
                <w:szCs w:val="18"/>
              </w:rPr>
              <w:t>BR-009</w:t>
            </w:r>
          </w:p>
        </w:tc>
        <w:tc>
          <w:tcPr>
            <w:tcW w:w="74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045A684" w14:textId="25588600" w:rsidR="00D279F3" w:rsidRDefault="00000000" w:rsidP="00AE7E93">
            <w:pPr>
              <w:jc w:val="both"/>
              <w:pPrChange w:id="438" w:author="Duong Ha" w:date="2026-09-13T22:07:00Z" w16du:dateUtc="2026-09-13T15:07:00Z">
                <w:pPr/>
              </w:pPrChange>
            </w:pPr>
            <w:r>
              <w:rPr>
                <w:rFonts w:ascii="Calibri" w:eastAsia="Calibri" w:hAnsi="Calibri" w:cs="Calibri"/>
                <w:color w:val="1B252E"/>
                <w:sz w:val="18"/>
                <w:szCs w:val="18"/>
              </w:rPr>
              <w:t>Salary data is stored and displayed in VND</w:t>
            </w:r>
            <w:r w:rsidR="009A3CFC">
              <w:rPr>
                <w:rFonts w:ascii="Calibri" w:eastAsia="Calibri" w:hAnsi="Calibri" w:cs="Calibri"/>
                <w:color w:val="1B252E"/>
                <w:sz w:val="18"/>
                <w:szCs w:val="18"/>
              </w:rPr>
              <w:t xml:space="preserve"> </w:t>
            </w:r>
            <w:ins w:id="439" w:author="Duong Ha" w:date="2026-09-13T21:52:00Z">
              <w:r w:rsidR="009A3CFC" w:rsidRPr="009A3CFC">
                <w:rPr>
                  <w:rFonts w:ascii="Calibri" w:eastAsia="Calibri" w:hAnsi="Calibri" w:cs="Calibri"/>
                  <w:color w:val="1B252E"/>
                  <w:sz w:val="18"/>
                  <w:szCs w:val="18"/>
                </w:rPr>
                <w:t>with mandatory gross/net specification (per BRD LV-BP-103, BR-103-04)</w:t>
              </w:r>
            </w:ins>
            <w:r>
              <w:rPr>
                <w:rFonts w:ascii="Calibri" w:eastAsia="Calibri" w:hAnsi="Calibri" w:cs="Calibri"/>
                <w:color w:val="1B252E"/>
                <w:sz w:val="18"/>
                <w:szCs w:val="18"/>
              </w:rPr>
              <w:t>. If marked 'Negotiable', the exact range is hidden from the public listing. Numbers formatted as 999,999,999,999 — no decimals.</w:t>
            </w:r>
            <w:ins w:id="440" w:author="Duong Ha" w:date="2026-09-13T21:53:00Z" w16du:dateUtc="2026-09-13T14:53:00Z">
              <w:r w:rsidR="009A3CFC">
                <w:rPr>
                  <w:rFonts w:ascii="Calibri" w:eastAsia="Calibri" w:hAnsi="Calibri" w:cs="Calibri"/>
                  <w:color w:val="1B252E"/>
                  <w:sz w:val="18"/>
                  <w:szCs w:val="18"/>
                </w:rPr>
                <w:t xml:space="preserve"> </w:t>
              </w:r>
            </w:ins>
            <w:ins w:id="441" w:author="Duong Ha" w:date="2026-09-13T21:53:00Z">
              <w:r w:rsidR="009A3CFC" w:rsidRPr="009A3CFC">
                <w:rPr>
                  <w:rFonts w:ascii="Calibri" w:eastAsia="Calibri" w:hAnsi="Calibri" w:cs="Calibri"/>
                  <w:color w:val="1B252E"/>
                  <w:sz w:val="18"/>
                  <w:szCs w:val="18"/>
                </w:rPr>
                <w:t>Default display: "15,000,000 - 20,000,000 VND (Gross)" or "Thỏa thuận (Gross/Net to be discussed)</w:t>
              </w:r>
            </w:ins>
          </w:p>
        </w:tc>
      </w:tr>
      <w:tr w:rsidR="00D279F3" w14:paraId="2AE85C59" w14:textId="77777777">
        <w:tblPrEx>
          <w:tblCellMar>
            <w:top w:w="0" w:type="dxa"/>
            <w:bottom w:w="0" w:type="dxa"/>
          </w:tblCellMar>
        </w:tblPrEx>
        <w:tc>
          <w:tcPr>
            <w:tcW w:w="14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E959D8A" w14:textId="77777777" w:rsidR="00D279F3" w:rsidRDefault="00000000" w:rsidP="00AE7E93">
            <w:pPr>
              <w:jc w:val="both"/>
              <w:pPrChange w:id="442" w:author="Duong Ha" w:date="2026-09-13T22:07:00Z" w16du:dateUtc="2026-09-13T15:07:00Z">
                <w:pPr/>
              </w:pPrChange>
            </w:pPr>
            <w:r>
              <w:rPr>
                <w:rFonts w:ascii="Calibri" w:eastAsia="Calibri" w:hAnsi="Calibri" w:cs="Calibri"/>
                <w:color w:val="1B252E"/>
                <w:sz w:val="18"/>
                <w:szCs w:val="18"/>
              </w:rPr>
              <w:t>BR-011</w:t>
            </w:r>
          </w:p>
        </w:tc>
        <w:tc>
          <w:tcPr>
            <w:tcW w:w="74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0CC98B0E" w14:textId="77777777" w:rsidR="00D279F3" w:rsidRDefault="00000000" w:rsidP="00AE7E93">
            <w:pPr>
              <w:jc w:val="both"/>
              <w:pPrChange w:id="443" w:author="Duong Ha" w:date="2026-09-13T22:07:00Z" w16du:dateUtc="2026-09-13T15:07:00Z">
                <w:pPr/>
              </w:pPrChange>
            </w:pPr>
            <w:r>
              <w:rPr>
                <w:rFonts w:ascii="Calibri" w:eastAsia="Calibri" w:hAnsi="Calibri" w:cs="Calibri"/>
                <w:color w:val="1B252E"/>
                <w:sz w:val="18"/>
                <w:szCs w:val="18"/>
              </w:rPr>
              <w:t>Candidate data consent checkbox is mandatory on the application form. Applications cannot be submitted without explicit consent. Consent flag and timestamp are stored with the application record.</w:t>
            </w:r>
          </w:p>
        </w:tc>
      </w:tr>
      <w:tr w:rsidR="00D279F3" w14:paraId="123562D6" w14:textId="77777777">
        <w:tblPrEx>
          <w:tblCellMar>
            <w:top w:w="0" w:type="dxa"/>
            <w:bottom w:w="0" w:type="dxa"/>
          </w:tblCellMar>
        </w:tblPrEx>
        <w:tc>
          <w:tcPr>
            <w:tcW w:w="14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F2B8804" w14:textId="77777777" w:rsidR="00D279F3" w:rsidRDefault="00000000" w:rsidP="00AE7E93">
            <w:pPr>
              <w:jc w:val="both"/>
              <w:pPrChange w:id="444" w:author="Duong Ha" w:date="2026-09-13T22:07:00Z" w16du:dateUtc="2026-09-13T15:07:00Z">
                <w:pPr/>
              </w:pPrChange>
            </w:pPr>
            <w:r>
              <w:rPr>
                <w:rFonts w:ascii="Calibri" w:eastAsia="Calibri" w:hAnsi="Calibri" w:cs="Calibri"/>
                <w:color w:val="1B252E"/>
                <w:sz w:val="18"/>
                <w:szCs w:val="18"/>
              </w:rPr>
              <w:t>BR-014</w:t>
            </w:r>
          </w:p>
        </w:tc>
        <w:tc>
          <w:tcPr>
            <w:tcW w:w="74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40DD872" w14:textId="77777777" w:rsidR="00D279F3" w:rsidRDefault="00000000" w:rsidP="00AE7E93">
            <w:pPr>
              <w:jc w:val="both"/>
              <w:pPrChange w:id="445" w:author="Duong Ha" w:date="2026-09-13T22:07:00Z" w16du:dateUtc="2026-09-13T15:07:00Z">
                <w:pPr/>
              </w:pPrChange>
            </w:pPr>
            <w:r>
              <w:rPr>
                <w:rFonts w:ascii="Calibri" w:eastAsia="Calibri" w:hAnsi="Calibri" w:cs="Calibri"/>
                <w:color w:val="1B252E"/>
                <w:sz w:val="18"/>
                <w:szCs w:val="18"/>
              </w:rPr>
              <w:t>Candidate contact details (email, phone) visibility is configurable by Company Admin: minimum stage required to view contact details. Default: HR/Recruiters can view contact from Screening stage onward. (Implements LV-BR-0009.)</w:t>
            </w:r>
          </w:p>
        </w:tc>
      </w:tr>
      <w:tr w:rsidR="00DB09D0" w14:paraId="41478ACC" w14:textId="77777777">
        <w:tblPrEx>
          <w:tblCellMar>
            <w:top w:w="0" w:type="dxa"/>
            <w:bottom w:w="0" w:type="dxa"/>
          </w:tblCellMar>
        </w:tblPrEx>
        <w:trPr>
          <w:ins w:id="446" w:author="Duong Ha" w:date="2026-09-13T22:01:00Z" w16du:dateUtc="2026-09-13T15:01:00Z"/>
        </w:trPr>
        <w:tc>
          <w:tcPr>
            <w:tcW w:w="14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C84003E" w14:textId="552DEF93" w:rsidR="00DB09D0" w:rsidRDefault="00DB09D0" w:rsidP="00AE7E93">
            <w:pPr>
              <w:jc w:val="both"/>
              <w:rPr>
                <w:ins w:id="447" w:author="Duong Ha" w:date="2026-09-13T22:01:00Z" w16du:dateUtc="2026-09-13T15:01:00Z"/>
                <w:rFonts w:ascii="Calibri" w:eastAsia="Calibri" w:hAnsi="Calibri" w:cs="Calibri"/>
                <w:color w:val="1B252E"/>
                <w:sz w:val="18"/>
                <w:szCs w:val="18"/>
              </w:rPr>
              <w:pPrChange w:id="448" w:author="Duong Ha" w:date="2026-09-13T22:07:00Z" w16du:dateUtc="2026-09-13T15:07:00Z">
                <w:pPr/>
              </w:pPrChange>
            </w:pPr>
            <w:ins w:id="449" w:author="Duong Ha" w:date="2026-09-13T22:01:00Z" w16du:dateUtc="2026-09-13T15:01:00Z">
              <w:r>
                <w:rPr>
                  <w:rFonts w:ascii="Calibri" w:eastAsia="Calibri" w:hAnsi="Calibri" w:cs="Calibri"/>
                  <w:color w:val="1B252E"/>
                  <w:sz w:val="18"/>
                  <w:szCs w:val="18"/>
                </w:rPr>
                <w:t>BR-015</w:t>
              </w:r>
            </w:ins>
          </w:p>
        </w:tc>
        <w:tc>
          <w:tcPr>
            <w:tcW w:w="74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0E7B31C" w14:textId="77777777" w:rsidR="0001570A" w:rsidRDefault="00DB09D0" w:rsidP="00AE7E93">
            <w:pPr>
              <w:jc w:val="both"/>
              <w:rPr>
                <w:ins w:id="450" w:author="Duong Ha" w:date="2026-09-13T22:01:00Z" w16du:dateUtc="2026-09-13T15:01:00Z"/>
                <w:rFonts w:ascii="Calibri" w:eastAsia="Calibri" w:hAnsi="Calibri" w:cs="Calibri"/>
                <w:color w:val="1B252E"/>
                <w:sz w:val="18"/>
                <w:szCs w:val="18"/>
              </w:rPr>
              <w:pPrChange w:id="451" w:author="Duong Ha" w:date="2026-09-13T22:07:00Z" w16du:dateUtc="2026-09-13T15:07:00Z">
                <w:pPr/>
              </w:pPrChange>
            </w:pPr>
            <w:ins w:id="452" w:author="Duong Ha" w:date="2026-09-13T22:01:00Z">
              <w:r w:rsidRPr="00DB09D0">
                <w:rPr>
                  <w:rFonts w:ascii="Calibri" w:eastAsia="Calibri" w:hAnsi="Calibri" w:cs="Calibri"/>
                  <w:color w:val="1B252E"/>
                  <w:sz w:val="18"/>
                  <w:szCs w:val="18"/>
                </w:rPr>
                <w:t xml:space="preserve">Saved Jobs Management </w:t>
              </w:r>
            </w:ins>
          </w:p>
          <w:p w14:paraId="28F7167E" w14:textId="77777777" w:rsidR="0001570A" w:rsidRDefault="00DB09D0" w:rsidP="00AE7E93">
            <w:pPr>
              <w:jc w:val="both"/>
              <w:rPr>
                <w:ins w:id="453" w:author="Duong Ha" w:date="2026-09-13T22:01:00Z" w16du:dateUtc="2026-09-13T15:01:00Z"/>
                <w:rFonts w:ascii="Calibri" w:eastAsia="Calibri" w:hAnsi="Calibri" w:cs="Calibri"/>
                <w:color w:val="1B252E"/>
                <w:sz w:val="18"/>
                <w:szCs w:val="18"/>
              </w:rPr>
              <w:pPrChange w:id="454" w:author="Duong Ha" w:date="2026-09-13T22:07:00Z" w16du:dateUtc="2026-09-13T15:07:00Z">
                <w:pPr/>
              </w:pPrChange>
            </w:pPr>
            <w:ins w:id="455" w:author="Duong Ha" w:date="2026-09-13T22:01:00Z">
              <w:r w:rsidRPr="00DB09D0">
                <w:rPr>
                  <w:rFonts w:ascii="Calibri" w:eastAsia="Calibri" w:hAnsi="Calibri" w:cs="Calibri"/>
                  <w:color w:val="1B252E"/>
                  <w:sz w:val="18"/>
                  <w:szCs w:val="18"/>
                </w:rPr>
                <w:t xml:space="preserve">- Maximum 100 saved jobs per user (per BRD BR-201-05) </w:t>
              </w:r>
            </w:ins>
          </w:p>
          <w:p w14:paraId="169307A4" w14:textId="77777777" w:rsidR="0001570A" w:rsidRDefault="00DB09D0" w:rsidP="00AE7E93">
            <w:pPr>
              <w:jc w:val="both"/>
              <w:rPr>
                <w:ins w:id="456" w:author="Duong Ha" w:date="2026-09-13T22:01:00Z" w16du:dateUtc="2026-09-13T15:01:00Z"/>
                <w:rFonts w:ascii="Calibri" w:eastAsia="Calibri" w:hAnsi="Calibri" w:cs="Calibri"/>
                <w:color w:val="1B252E"/>
                <w:sz w:val="18"/>
                <w:szCs w:val="18"/>
              </w:rPr>
              <w:pPrChange w:id="457" w:author="Duong Ha" w:date="2026-09-13T22:07:00Z" w16du:dateUtc="2026-09-13T15:07:00Z">
                <w:pPr/>
              </w:pPrChange>
            </w:pPr>
            <w:ins w:id="458" w:author="Duong Ha" w:date="2026-09-13T22:01:00Z">
              <w:r w:rsidRPr="00DB09D0">
                <w:rPr>
                  <w:rFonts w:ascii="Calibri" w:eastAsia="Calibri" w:hAnsi="Calibri" w:cs="Calibri"/>
                  <w:color w:val="1B252E"/>
                  <w:sz w:val="18"/>
                  <w:szCs w:val="18"/>
                </w:rPr>
                <w:t xml:space="preserve">- Saved jobs expire 90 days after job closure (per BRD BR-201-04) </w:t>
              </w:r>
            </w:ins>
          </w:p>
          <w:p w14:paraId="55942730" w14:textId="77777777" w:rsidR="0001570A" w:rsidRDefault="00DB09D0" w:rsidP="00AE7E93">
            <w:pPr>
              <w:jc w:val="both"/>
              <w:rPr>
                <w:ins w:id="459" w:author="Duong Ha" w:date="2026-09-13T22:01:00Z" w16du:dateUtc="2026-09-13T15:01:00Z"/>
                <w:rFonts w:ascii="Calibri" w:eastAsia="Calibri" w:hAnsi="Calibri" w:cs="Calibri"/>
                <w:color w:val="1B252E"/>
                <w:sz w:val="18"/>
                <w:szCs w:val="18"/>
              </w:rPr>
              <w:pPrChange w:id="460" w:author="Duong Ha" w:date="2026-09-13T22:07:00Z" w16du:dateUtc="2026-09-13T15:07:00Z">
                <w:pPr/>
              </w:pPrChange>
            </w:pPr>
            <w:ins w:id="461" w:author="Duong Ha" w:date="2026-09-13T22:01:00Z">
              <w:r w:rsidRPr="00DB09D0">
                <w:rPr>
                  <w:rFonts w:ascii="Calibri" w:eastAsia="Calibri" w:hAnsi="Calibri" w:cs="Calibri"/>
                  <w:color w:val="1B252E"/>
                  <w:sz w:val="18"/>
                  <w:szCs w:val="18"/>
                </w:rPr>
                <w:t xml:space="preserve">- System sends expiry reminder 7 days before removal </w:t>
              </w:r>
            </w:ins>
          </w:p>
          <w:p w14:paraId="7F0A17FF" w14:textId="7905261D" w:rsidR="00DB09D0" w:rsidRDefault="00DB09D0" w:rsidP="00AE7E93">
            <w:pPr>
              <w:jc w:val="both"/>
              <w:rPr>
                <w:ins w:id="462" w:author="Duong Ha" w:date="2026-09-13T22:01:00Z" w16du:dateUtc="2026-09-13T15:01:00Z"/>
                <w:rFonts w:ascii="Calibri" w:eastAsia="Calibri" w:hAnsi="Calibri" w:cs="Calibri"/>
                <w:color w:val="1B252E"/>
                <w:sz w:val="18"/>
                <w:szCs w:val="18"/>
              </w:rPr>
              <w:pPrChange w:id="463" w:author="Duong Ha" w:date="2026-09-13T22:07:00Z" w16du:dateUtc="2026-09-13T15:07:00Z">
                <w:pPr/>
              </w:pPrChange>
            </w:pPr>
            <w:ins w:id="464" w:author="Duong Ha" w:date="2026-09-13T22:01:00Z">
              <w:r w:rsidRPr="00DB09D0">
                <w:rPr>
                  <w:rFonts w:ascii="Calibri" w:eastAsia="Calibri" w:hAnsi="Calibri" w:cs="Calibri"/>
                  <w:color w:val="1B252E"/>
                  <w:sz w:val="18"/>
                  <w:szCs w:val="18"/>
                </w:rPr>
                <w:t>- Expired jobs marked "No Longer Available" before final deletion</w:t>
              </w:r>
            </w:ins>
          </w:p>
        </w:tc>
      </w:tr>
    </w:tbl>
    <w:p w14:paraId="251D61EB" w14:textId="77777777" w:rsidR="00D279F3" w:rsidRDefault="00000000" w:rsidP="00AE7E93">
      <w:pPr>
        <w:pStyle w:val="Heading1"/>
        <w:spacing w:before="400" w:after="160"/>
        <w:jc w:val="both"/>
        <w:pPrChange w:id="465" w:author="Duong Ha" w:date="2026-09-13T22:07:00Z" w16du:dateUtc="2026-09-13T15:07:00Z">
          <w:pPr>
            <w:pStyle w:val="Heading1"/>
            <w:spacing w:before="400" w:after="160"/>
          </w:pPr>
        </w:pPrChange>
      </w:pPr>
      <w:r>
        <w:rPr>
          <w:rFonts w:ascii="Calibri" w:eastAsia="Calibri" w:hAnsi="Calibri" w:cs="Calibri"/>
          <w:b/>
          <w:bCs/>
          <w:color w:val="16324F"/>
          <w:sz w:val="29"/>
          <w:szCs w:val="29"/>
        </w:rPr>
        <w:t>9. Applicable Non-Functional Requirements</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3400"/>
        <w:gridCol w:w="2726"/>
      </w:tblGrid>
      <w:tr w:rsidR="00D279F3" w14:paraId="58320E5F" w14:textId="77777777">
        <w:tblPrEx>
          <w:tblCellMar>
            <w:top w:w="0" w:type="dxa"/>
            <w:bottom w:w="0" w:type="dxa"/>
          </w:tblCellMar>
        </w:tblPrEx>
        <w:trPr>
          <w:tblHeader/>
        </w:trPr>
        <w:tc>
          <w:tcPr>
            <w:tcW w:w="12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7342345B" w14:textId="77777777" w:rsidR="00D279F3" w:rsidRDefault="00000000" w:rsidP="00AE7E93">
            <w:pPr>
              <w:jc w:val="both"/>
              <w:pPrChange w:id="466" w:author="Duong Ha" w:date="2026-09-13T22:07:00Z" w16du:dateUtc="2026-09-13T15:07:00Z">
                <w:pPr/>
              </w:pPrChange>
            </w:pPr>
            <w:r>
              <w:rPr>
                <w:rFonts w:ascii="Calibri" w:eastAsia="Calibri" w:hAnsi="Calibri" w:cs="Calibri"/>
                <w:b/>
                <w:bCs/>
                <w:color w:val="FFFFFF"/>
                <w:sz w:val="18"/>
                <w:szCs w:val="18"/>
              </w:rPr>
              <w:t>NFR ID</w:t>
            </w:r>
          </w:p>
        </w:tc>
        <w:tc>
          <w:tcPr>
            <w:tcW w:w="15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4DDF8BE8" w14:textId="77777777" w:rsidR="00D279F3" w:rsidRDefault="00000000" w:rsidP="00AE7E93">
            <w:pPr>
              <w:jc w:val="both"/>
              <w:pPrChange w:id="467" w:author="Duong Ha" w:date="2026-09-13T22:07:00Z" w16du:dateUtc="2026-09-13T15:07:00Z">
                <w:pPr/>
              </w:pPrChange>
            </w:pPr>
            <w:r>
              <w:rPr>
                <w:rFonts w:ascii="Calibri" w:eastAsia="Calibri" w:hAnsi="Calibri" w:cs="Calibri"/>
                <w:b/>
                <w:bCs/>
                <w:color w:val="FFFFFF"/>
                <w:sz w:val="18"/>
                <w:szCs w:val="18"/>
              </w:rPr>
              <w:t>Category</w:t>
            </w:r>
          </w:p>
        </w:tc>
        <w:tc>
          <w:tcPr>
            <w:tcW w:w="34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14071F12" w14:textId="77777777" w:rsidR="00D279F3" w:rsidRDefault="00000000" w:rsidP="00AE7E93">
            <w:pPr>
              <w:jc w:val="both"/>
              <w:pPrChange w:id="468" w:author="Duong Ha" w:date="2026-09-13T22:07:00Z" w16du:dateUtc="2026-09-13T15:07:00Z">
                <w:pPr/>
              </w:pPrChange>
            </w:pPr>
            <w:r>
              <w:rPr>
                <w:rFonts w:ascii="Calibri" w:eastAsia="Calibri" w:hAnsi="Calibri" w:cs="Calibri"/>
                <w:b/>
                <w:bCs/>
                <w:color w:val="FFFFFF"/>
                <w:sz w:val="18"/>
                <w:szCs w:val="18"/>
              </w:rPr>
              <w:t>Requirement</w:t>
            </w:r>
          </w:p>
        </w:tc>
        <w:tc>
          <w:tcPr>
            <w:tcW w:w="27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703FBC92" w14:textId="77777777" w:rsidR="00D279F3" w:rsidRDefault="00000000" w:rsidP="00AE7E93">
            <w:pPr>
              <w:jc w:val="both"/>
              <w:pPrChange w:id="469" w:author="Duong Ha" w:date="2026-09-13T22:07:00Z" w16du:dateUtc="2026-09-13T15:07:00Z">
                <w:pPr/>
              </w:pPrChange>
            </w:pPr>
            <w:r>
              <w:rPr>
                <w:rFonts w:ascii="Calibri" w:eastAsia="Calibri" w:hAnsi="Calibri" w:cs="Calibri"/>
                <w:b/>
                <w:bCs/>
                <w:color w:val="FFFFFF"/>
                <w:sz w:val="18"/>
                <w:szCs w:val="18"/>
              </w:rPr>
              <w:t>Target</w:t>
            </w:r>
          </w:p>
        </w:tc>
      </w:tr>
      <w:tr w:rsidR="00D279F3" w14:paraId="5D3A8951" w14:textId="77777777">
        <w:tblPrEx>
          <w:tblCellMar>
            <w:top w:w="0" w:type="dxa"/>
            <w:bottom w:w="0" w:type="dxa"/>
          </w:tblCellMar>
        </w:tblPrEx>
        <w:tc>
          <w:tcPr>
            <w:tcW w:w="1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35E2A8E" w14:textId="77777777" w:rsidR="00D279F3" w:rsidRDefault="00000000" w:rsidP="00AE7E93">
            <w:pPr>
              <w:jc w:val="both"/>
              <w:pPrChange w:id="470" w:author="Duong Ha" w:date="2026-09-13T22:07:00Z" w16du:dateUtc="2026-09-13T15:07:00Z">
                <w:pPr/>
              </w:pPrChange>
            </w:pPr>
            <w:r>
              <w:rPr>
                <w:rFonts w:ascii="Calibri" w:eastAsia="Calibri" w:hAnsi="Calibri" w:cs="Calibri"/>
                <w:color w:val="1B252E"/>
                <w:sz w:val="18"/>
                <w:szCs w:val="18"/>
              </w:rPr>
              <w:t>NFR-001</w:t>
            </w:r>
          </w:p>
        </w:tc>
        <w:tc>
          <w:tcPr>
            <w:tcW w:w="15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E934D79" w14:textId="77777777" w:rsidR="00D279F3" w:rsidRDefault="00000000" w:rsidP="00AE7E93">
            <w:pPr>
              <w:jc w:val="both"/>
              <w:pPrChange w:id="471" w:author="Duong Ha" w:date="2026-09-13T22:07:00Z" w16du:dateUtc="2026-09-13T15:07:00Z">
                <w:pPr/>
              </w:pPrChange>
            </w:pPr>
            <w:r>
              <w:rPr>
                <w:rFonts w:ascii="Calibri" w:eastAsia="Calibri" w:hAnsi="Calibri" w:cs="Calibri"/>
                <w:color w:val="1B252E"/>
                <w:sz w:val="18"/>
                <w:szCs w:val="18"/>
              </w:rPr>
              <w:t>Performance</w:t>
            </w:r>
          </w:p>
        </w:tc>
        <w:tc>
          <w:tcPr>
            <w:tcW w:w="34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40FE42A" w14:textId="77777777" w:rsidR="00D279F3" w:rsidRDefault="00000000" w:rsidP="00AE7E93">
            <w:pPr>
              <w:jc w:val="both"/>
              <w:pPrChange w:id="472" w:author="Duong Ha" w:date="2026-09-13T22:07:00Z" w16du:dateUtc="2026-09-13T15:07:00Z">
                <w:pPr/>
              </w:pPrChange>
            </w:pPr>
            <w:r>
              <w:rPr>
                <w:rFonts w:ascii="Calibri" w:eastAsia="Calibri" w:hAnsi="Calibri" w:cs="Calibri"/>
                <w:color w:val="1B252E"/>
                <w:sz w:val="18"/>
                <w:szCs w:val="18"/>
              </w:rPr>
              <w:t>Page load time — public job search</w:t>
            </w:r>
          </w:p>
        </w:tc>
        <w:tc>
          <w:tcPr>
            <w:tcW w:w="27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0B0E47E" w14:textId="77777777" w:rsidR="00D279F3" w:rsidRDefault="00000000" w:rsidP="00AE7E93">
            <w:pPr>
              <w:jc w:val="both"/>
              <w:pPrChange w:id="473" w:author="Duong Ha" w:date="2026-09-13T22:07:00Z" w16du:dateUtc="2026-09-13T15:07:00Z">
                <w:pPr/>
              </w:pPrChange>
            </w:pPr>
            <w:r>
              <w:rPr>
                <w:rFonts w:ascii="Calibri" w:eastAsia="Calibri" w:hAnsi="Calibri" w:cs="Calibri"/>
                <w:color w:val="1B252E"/>
                <w:sz w:val="18"/>
                <w:szCs w:val="18"/>
              </w:rPr>
              <w:t>&lt; 3 seconds on 4G</w:t>
            </w:r>
          </w:p>
        </w:tc>
      </w:tr>
      <w:tr w:rsidR="00D279F3" w14:paraId="66324136" w14:textId="77777777">
        <w:tblPrEx>
          <w:tblCellMar>
            <w:top w:w="0" w:type="dxa"/>
            <w:bottom w:w="0" w:type="dxa"/>
          </w:tblCellMar>
        </w:tblPrEx>
        <w:tc>
          <w:tcPr>
            <w:tcW w:w="1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9B2D692" w14:textId="77777777" w:rsidR="00D279F3" w:rsidRDefault="00000000" w:rsidP="00AE7E93">
            <w:pPr>
              <w:jc w:val="both"/>
              <w:pPrChange w:id="474" w:author="Duong Ha" w:date="2026-09-13T22:07:00Z" w16du:dateUtc="2026-09-13T15:07:00Z">
                <w:pPr/>
              </w:pPrChange>
            </w:pPr>
            <w:r>
              <w:rPr>
                <w:rFonts w:ascii="Calibri" w:eastAsia="Calibri" w:hAnsi="Calibri" w:cs="Calibri"/>
                <w:color w:val="1B252E"/>
                <w:sz w:val="18"/>
                <w:szCs w:val="18"/>
              </w:rPr>
              <w:t>NFR-013</w:t>
            </w:r>
          </w:p>
        </w:tc>
        <w:tc>
          <w:tcPr>
            <w:tcW w:w="15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4CDE7954" w14:textId="77777777" w:rsidR="00D279F3" w:rsidRDefault="00000000" w:rsidP="00AE7E93">
            <w:pPr>
              <w:jc w:val="both"/>
              <w:pPrChange w:id="475" w:author="Duong Ha" w:date="2026-09-13T22:07:00Z" w16du:dateUtc="2026-09-13T15:07:00Z">
                <w:pPr/>
              </w:pPrChange>
            </w:pPr>
            <w:r>
              <w:rPr>
                <w:rFonts w:ascii="Calibri" w:eastAsia="Calibri" w:hAnsi="Calibri" w:cs="Calibri"/>
                <w:color w:val="1B252E"/>
                <w:sz w:val="18"/>
                <w:szCs w:val="18"/>
              </w:rPr>
              <w:t>Accessibility</w:t>
            </w:r>
          </w:p>
        </w:tc>
        <w:tc>
          <w:tcPr>
            <w:tcW w:w="34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0DE160A3" w14:textId="77777777" w:rsidR="00D279F3" w:rsidRDefault="00000000" w:rsidP="00AE7E93">
            <w:pPr>
              <w:jc w:val="both"/>
              <w:pPrChange w:id="476" w:author="Duong Ha" w:date="2026-09-13T22:07:00Z" w16du:dateUtc="2026-09-13T15:07:00Z">
                <w:pPr/>
              </w:pPrChange>
            </w:pPr>
            <w:r>
              <w:rPr>
                <w:rFonts w:ascii="Calibri" w:eastAsia="Calibri" w:hAnsi="Calibri" w:cs="Calibri"/>
                <w:color w:val="1B252E"/>
                <w:sz w:val="18"/>
                <w:szCs w:val="18"/>
              </w:rPr>
              <w:t>Web accessibility compliance</w:t>
            </w:r>
          </w:p>
        </w:tc>
        <w:tc>
          <w:tcPr>
            <w:tcW w:w="27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A450DE1" w14:textId="77777777" w:rsidR="00D279F3" w:rsidRDefault="00000000" w:rsidP="00AE7E93">
            <w:pPr>
              <w:jc w:val="both"/>
              <w:pPrChange w:id="477" w:author="Duong Ha" w:date="2026-09-13T22:07:00Z" w16du:dateUtc="2026-09-13T15:07:00Z">
                <w:pPr/>
              </w:pPrChange>
            </w:pPr>
            <w:r>
              <w:rPr>
                <w:rFonts w:ascii="Calibri" w:eastAsia="Calibri" w:hAnsi="Calibri" w:cs="Calibri"/>
                <w:color w:val="1B252E"/>
                <w:sz w:val="18"/>
                <w:szCs w:val="18"/>
              </w:rPr>
              <w:t>WCAG 2.1 Level AA — all core user flows</w:t>
            </w:r>
          </w:p>
        </w:tc>
      </w:tr>
      <w:tr w:rsidR="00D279F3" w14:paraId="535904DD" w14:textId="77777777">
        <w:tblPrEx>
          <w:tblCellMar>
            <w:top w:w="0" w:type="dxa"/>
            <w:bottom w:w="0" w:type="dxa"/>
          </w:tblCellMar>
        </w:tblPrEx>
        <w:tc>
          <w:tcPr>
            <w:tcW w:w="1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0FC919B" w14:textId="77777777" w:rsidR="00D279F3" w:rsidRDefault="00000000" w:rsidP="00AE7E93">
            <w:pPr>
              <w:jc w:val="both"/>
              <w:pPrChange w:id="478" w:author="Duong Ha" w:date="2026-09-13T22:07:00Z" w16du:dateUtc="2026-09-13T15:07:00Z">
                <w:pPr/>
              </w:pPrChange>
            </w:pPr>
            <w:r>
              <w:rPr>
                <w:rFonts w:ascii="Calibri" w:eastAsia="Calibri" w:hAnsi="Calibri" w:cs="Calibri"/>
                <w:color w:val="1B252E"/>
                <w:sz w:val="18"/>
                <w:szCs w:val="18"/>
              </w:rPr>
              <w:t>NFR-015</w:t>
            </w:r>
          </w:p>
        </w:tc>
        <w:tc>
          <w:tcPr>
            <w:tcW w:w="15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46AAABE" w14:textId="77777777" w:rsidR="00D279F3" w:rsidRDefault="00000000" w:rsidP="00AE7E93">
            <w:pPr>
              <w:jc w:val="both"/>
              <w:pPrChange w:id="479" w:author="Duong Ha" w:date="2026-09-13T22:07:00Z" w16du:dateUtc="2026-09-13T15:07:00Z">
                <w:pPr/>
              </w:pPrChange>
            </w:pPr>
            <w:r>
              <w:rPr>
                <w:rFonts w:ascii="Calibri" w:eastAsia="Calibri" w:hAnsi="Calibri" w:cs="Calibri"/>
                <w:color w:val="1B252E"/>
                <w:sz w:val="18"/>
                <w:szCs w:val="18"/>
              </w:rPr>
              <w:t>Compatibility</w:t>
            </w:r>
          </w:p>
        </w:tc>
        <w:tc>
          <w:tcPr>
            <w:tcW w:w="34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B252725" w14:textId="77777777" w:rsidR="00D279F3" w:rsidRDefault="00000000" w:rsidP="00AE7E93">
            <w:pPr>
              <w:jc w:val="both"/>
              <w:pPrChange w:id="480" w:author="Duong Ha" w:date="2026-09-13T22:07:00Z" w16du:dateUtc="2026-09-13T15:07:00Z">
                <w:pPr/>
              </w:pPrChange>
            </w:pPr>
            <w:r>
              <w:rPr>
                <w:rFonts w:ascii="Calibri" w:eastAsia="Calibri" w:hAnsi="Calibri" w:cs="Calibri"/>
                <w:color w:val="1B252E"/>
                <w:sz w:val="18"/>
                <w:szCs w:val="18"/>
              </w:rPr>
              <w:t>Mobile OS support</w:t>
            </w:r>
          </w:p>
        </w:tc>
        <w:tc>
          <w:tcPr>
            <w:tcW w:w="27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B5B9468" w14:textId="77777777" w:rsidR="00D279F3" w:rsidRDefault="00000000" w:rsidP="00AE7E93">
            <w:pPr>
              <w:jc w:val="both"/>
              <w:pPrChange w:id="481" w:author="Duong Ha" w:date="2026-09-13T22:07:00Z" w16du:dateUtc="2026-09-13T15:07:00Z">
                <w:pPr/>
              </w:pPrChange>
            </w:pPr>
            <w:r>
              <w:rPr>
                <w:rFonts w:ascii="Calibri" w:eastAsia="Calibri" w:hAnsi="Calibri" w:cs="Calibri"/>
                <w:color w:val="1B252E"/>
                <w:sz w:val="18"/>
                <w:szCs w:val="18"/>
              </w:rPr>
              <w:t>iOS 15+ (Safari) · Android 10+ (Chrome)</w:t>
            </w:r>
          </w:p>
        </w:tc>
      </w:tr>
      <w:tr w:rsidR="00D279F3" w14:paraId="04A86D97" w14:textId="77777777">
        <w:tblPrEx>
          <w:tblCellMar>
            <w:top w:w="0" w:type="dxa"/>
            <w:bottom w:w="0" w:type="dxa"/>
          </w:tblCellMar>
        </w:tblPrEx>
        <w:tc>
          <w:tcPr>
            <w:tcW w:w="1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91C7D23" w14:textId="77777777" w:rsidR="00D279F3" w:rsidRDefault="00000000" w:rsidP="00AE7E93">
            <w:pPr>
              <w:jc w:val="both"/>
              <w:pPrChange w:id="482" w:author="Duong Ha" w:date="2026-09-13T22:07:00Z" w16du:dateUtc="2026-09-13T15:07:00Z">
                <w:pPr/>
              </w:pPrChange>
            </w:pPr>
            <w:r>
              <w:rPr>
                <w:rFonts w:ascii="Calibri" w:eastAsia="Calibri" w:hAnsi="Calibri" w:cs="Calibri"/>
                <w:color w:val="1B252E"/>
                <w:sz w:val="18"/>
                <w:szCs w:val="18"/>
              </w:rPr>
              <w:t>NFR-018</w:t>
            </w:r>
          </w:p>
        </w:tc>
        <w:tc>
          <w:tcPr>
            <w:tcW w:w="15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4F95BF0" w14:textId="77777777" w:rsidR="00D279F3" w:rsidRDefault="00000000" w:rsidP="00AE7E93">
            <w:pPr>
              <w:jc w:val="both"/>
              <w:pPrChange w:id="483" w:author="Duong Ha" w:date="2026-09-13T22:07:00Z" w16du:dateUtc="2026-09-13T15:07:00Z">
                <w:pPr/>
              </w:pPrChange>
            </w:pPr>
            <w:r>
              <w:rPr>
                <w:rFonts w:ascii="Calibri" w:eastAsia="Calibri" w:hAnsi="Calibri" w:cs="Calibri"/>
                <w:color w:val="1B252E"/>
                <w:sz w:val="18"/>
                <w:szCs w:val="18"/>
              </w:rPr>
              <w:t>Compliance</w:t>
            </w:r>
          </w:p>
        </w:tc>
        <w:tc>
          <w:tcPr>
            <w:tcW w:w="34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D48F72F" w14:textId="77777777" w:rsidR="00D279F3" w:rsidRDefault="00000000" w:rsidP="00AE7E93">
            <w:pPr>
              <w:jc w:val="both"/>
              <w:pPrChange w:id="484" w:author="Duong Ha" w:date="2026-09-13T22:07:00Z" w16du:dateUtc="2026-09-13T15:07:00Z">
                <w:pPr/>
              </w:pPrChange>
            </w:pPr>
            <w:r>
              <w:rPr>
                <w:rFonts w:ascii="Calibri" w:eastAsia="Calibri" w:hAnsi="Calibri" w:cs="Calibri"/>
                <w:color w:val="1B252E"/>
                <w:sz w:val="18"/>
                <w:szCs w:val="18"/>
              </w:rPr>
              <w:t>Data privacy</w:t>
            </w:r>
          </w:p>
        </w:tc>
        <w:tc>
          <w:tcPr>
            <w:tcW w:w="27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33F7642" w14:textId="77777777" w:rsidR="00D279F3" w:rsidRDefault="00000000" w:rsidP="00AE7E93">
            <w:pPr>
              <w:jc w:val="both"/>
              <w:pPrChange w:id="485" w:author="Duong Ha" w:date="2026-09-13T22:07:00Z" w16du:dateUtc="2026-09-13T15:07:00Z">
                <w:pPr/>
              </w:pPrChange>
            </w:pPr>
            <w:r>
              <w:rPr>
                <w:rFonts w:ascii="Calibri" w:eastAsia="Calibri" w:hAnsi="Calibri" w:cs="Calibri"/>
                <w:color w:val="1B252E"/>
                <w:sz w:val="18"/>
                <w:szCs w:val="18"/>
              </w:rPr>
              <w:t>Vietnam Decree 13/2023 — mandatory candidate consent + configurable retention with auto-delete</w:t>
            </w:r>
          </w:p>
        </w:tc>
      </w:tr>
    </w:tbl>
    <w:p w14:paraId="4C80E264" w14:textId="77777777" w:rsidR="00D279F3" w:rsidRDefault="00000000" w:rsidP="00AE7E93">
      <w:pPr>
        <w:pStyle w:val="Heading1"/>
        <w:spacing w:before="400" w:after="160"/>
        <w:jc w:val="both"/>
        <w:pPrChange w:id="486" w:author="Duong Ha" w:date="2026-09-13T22:07:00Z" w16du:dateUtc="2026-09-13T15:07:00Z">
          <w:pPr>
            <w:pStyle w:val="Heading1"/>
            <w:spacing w:before="400" w:after="160"/>
          </w:pPr>
        </w:pPrChange>
      </w:pPr>
      <w:r>
        <w:rPr>
          <w:rFonts w:ascii="Calibri" w:eastAsia="Calibri" w:hAnsi="Calibri" w:cs="Calibri"/>
          <w:b/>
          <w:bCs/>
          <w:color w:val="16324F"/>
          <w:sz w:val="29"/>
          <w:szCs w:val="29"/>
        </w:rPr>
        <w:t>10. Data Entities Referenced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279F3" w14:paraId="45A588A8" w14:textId="77777777">
        <w:tblPrEx>
          <w:tblCellMar>
            <w:top w:w="0" w:type="dxa"/>
            <w:bottom w:w="0" w:type="dxa"/>
          </w:tblCellMar>
        </w:tblPrEx>
        <w:trPr>
          <w:tblHeader/>
        </w:trPr>
        <w:tc>
          <w:tcPr>
            <w:tcW w:w="24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0779FA70" w14:textId="77777777" w:rsidR="00D279F3" w:rsidRDefault="00000000" w:rsidP="00AE7E93">
            <w:pPr>
              <w:jc w:val="both"/>
              <w:pPrChange w:id="487" w:author="Duong Ha" w:date="2026-09-13T22:07:00Z" w16du:dateUtc="2026-09-13T15:07:00Z">
                <w:pPr/>
              </w:pPrChange>
            </w:pPr>
            <w:r>
              <w:rPr>
                <w:rFonts w:ascii="Calibri" w:eastAsia="Calibri" w:hAnsi="Calibri" w:cs="Calibri"/>
                <w:b/>
                <w:bCs/>
                <w:color w:val="FFFFFF"/>
                <w:sz w:val="18"/>
                <w:szCs w:val="18"/>
              </w:rPr>
              <w:t>Entity</w:t>
            </w:r>
          </w:p>
        </w:tc>
        <w:tc>
          <w:tcPr>
            <w:tcW w:w="66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6D894193" w14:textId="77777777" w:rsidR="00D279F3" w:rsidRDefault="00000000" w:rsidP="00AE7E93">
            <w:pPr>
              <w:jc w:val="both"/>
              <w:pPrChange w:id="488" w:author="Duong Ha" w:date="2026-09-13T22:07:00Z" w16du:dateUtc="2026-09-13T15:07:00Z">
                <w:pPr/>
              </w:pPrChange>
            </w:pPr>
            <w:r>
              <w:rPr>
                <w:rFonts w:ascii="Calibri" w:eastAsia="Calibri" w:hAnsi="Calibri" w:cs="Calibri"/>
                <w:b/>
                <w:bCs/>
                <w:color w:val="FFFFFF"/>
                <w:sz w:val="18"/>
                <w:szCs w:val="18"/>
              </w:rPr>
              <w:t>Key Attributes</w:t>
            </w:r>
          </w:p>
        </w:tc>
      </w:tr>
      <w:tr w:rsidR="00D279F3" w14:paraId="191F82EE"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A78705E" w14:textId="77777777" w:rsidR="00D279F3" w:rsidRDefault="00000000" w:rsidP="00AE7E93">
            <w:pPr>
              <w:jc w:val="both"/>
              <w:pPrChange w:id="489" w:author="Duong Ha" w:date="2026-09-13T22:07:00Z" w16du:dateUtc="2026-09-13T15:07:00Z">
                <w:pPr/>
              </w:pPrChange>
            </w:pPr>
            <w:r>
              <w:rPr>
                <w:rFonts w:ascii="Calibri" w:eastAsia="Calibri" w:hAnsi="Calibri" w:cs="Calibri"/>
                <w:color w:val="1B252E"/>
                <w:sz w:val="18"/>
                <w:szCs w:val="18"/>
              </w:rPr>
              <w:t>Candidate Profile</w:t>
            </w:r>
          </w:p>
        </w:tc>
        <w:tc>
          <w:tcPr>
            <w:tcW w:w="6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97BB018" w14:textId="77777777" w:rsidR="00D279F3" w:rsidRDefault="00000000" w:rsidP="00AE7E93">
            <w:pPr>
              <w:jc w:val="both"/>
              <w:pPrChange w:id="490" w:author="Duong Ha" w:date="2026-09-13T22:07:00Z" w16du:dateUtc="2026-09-13T15:07:00Z">
                <w:pPr/>
              </w:pPrChange>
            </w:pPr>
            <w:r>
              <w:rPr>
                <w:rFonts w:ascii="Calibri" w:eastAsia="Calibri" w:hAnsi="Calibri" w:cs="Calibri"/>
                <w:color w:val="1B252E"/>
                <w:sz w:val="18"/>
                <w:szCs w:val="18"/>
              </w:rPr>
              <w:t>Profile ID, User ID, Full Name, Phone, Location, Work Experience[], Education[], Skills[], Desired Salary, Completeness %</w:t>
            </w:r>
          </w:p>
        </w:tc>
      </w:tr>
      <w:tr w:rsidR="00D279F3" w14:paraId="47B4A1E1"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8EEA1D3" w14:textId="77777777" w:rsidR="00D279F3" w:rsidRDefault="00000000" w:rsidP="00AE7E93">
            <w:pPr>
              <w:jc w:val="both"/>
              <w:pPrChange w:id="491" w:author="Duong Ha" w:date="2026-09-13T22:07:00Z" w16du:dateUtc="2026-09-13T15:07:00Z">
                <w:pPr/>
              </w:pPrChange>
            </w:pPr>
            <w:r>
              <w:rPr>
                <w:rFonts w:ascii="Calibri" w:eastAsia="Calibri" w:hAnsi="Calibri" w:cs="Calibri"/>
                <w:color w:val="1B252E"/>
                <w:sz w:val="18"/>
                <w:szCs w:val="18"/>
              </w:rPr>
              <w:t>Resume (new — JSP-FR-004b)</w:t>
            </w:r>
          </w:p>
        </w:tc>
        <w:tc>
          <w:tcPr>
            <w:tcW w:w="6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5C312CA" w14:textId="77777777" w:rsidR="00D279F3" w:rsidRDefault="00000000" w:rsidP="00AE7E93">
            <w:pPr>
              <w:jc w:val="both"/>
              <w:pPrChange w:id="492" w:author="Duong Ha" w:date="2026-09-13T22:07:00Z" w16du:dateUtc="2026-09-13T15:07:00Z">
                <w:pPr/>
              </w:pPrChange>
            </w:pPr>
            <w:r>
              <w:rPr>
                <w:rFonts w:ascii="Calibri" w:eastAsia="Calibri" w:hAnsi="Calibri" w:cs="Calibri"/>
                <w:color w:val="1B252E"/>
                <w:sz w:val="18"/>
                <w:szCs w:val="18"/>
              </w:rPr>
              <w:t>Resume ID, Profile ID, Resume Name, File URL / Built-From-Profile Flag, Is Default, Created Date, Last Updated</w:t>
            </w:r>
          </w:p>
        </w:tc>
      </w:tr>
      <w:tr w:rsidR="00D279F3" w14:paraId="43AD5DEB"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7B30E0D" w14:textId="77777777" w:rsidR="00D279F3" w:rsidRDefault="00000000" w:rsidP="00AE7E93">
            <w:pPr>
              <w:jc w:val="both"/>
              <w:pPrChange w:id="493" w:author="Duong Ha" w:date="2026-09-13T22:07:00Z" w16du:dateUtc="2026-09-13T15:07:00Z">
                <w:pPr/>
              </w:pPrChange>
            </w:pPr>
            <w:r>
              <w:rPr>
                <w:rFonts w:ascii="Calibri" w:eastAsia="Calibri" w:hAnsi="Calibri" w:cs="Calibri"/>
                <w:color w:val="1B252E"/>
                <w:sz w:val="18"/>
                <w:szCs w:val="18"/>
              </w:rPr>
              <w:t>Candidate Application</w:t>
            </w:r>
          </w:p>
        </w:tc>
        <w:tc>
          <w:tcPr>
            <w:tcW w:w="6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B2EF658" w14:textId="1AADEE83" w:rsidR="00D279F3" w:rsidRDefault="00000000" w:rsidP="00AE7E93">
            <w:pPr>
              <w:jc w:val="both"/>
              <w:pPrChange w:id="494" w:author="Duong Ha" w:date="2026-09-13T22:07:00Z" w16du:dateUtc="2026-09-13T15:07:00Z">
                <w:pPr/>
              </w:pPrChange>
            </w:pPr>
            <w:r>
              <w:rPr>
                <w:rFonts w:ascii="Calibri" w:eastAsia="Calibri" w:hAnsi="Calibri" w:cs="Calibri"/>
                <w:color w:val="1B252E"/>
                <w:sz w:val="18"/>
                <w:szCs w:val="18"/>
              </w:rPr>
              <w:t>Application ID, Job ID, Candidate User ID, Applied Date, Current Stage, Cover Letter, Documents[], AI Match Score, Source, Consent Flag, Consent Timestamp</w:t>
            </w:r>
            <w:ins w:id="495" w:author="Duong Ha" w:date="2026-09-13T21:56:00Z">
              <w:r w:rsidR="00551B4B" w:rsidRPr="00551B4B">
                <w:rPr>
                  <w:rFonts w:ascii="Calibri" w:eastAsia="Calibri" w:hAnsi="Calibri" w:cs="Calibri"/>
                  <w:color w:val="1B252E"/>
                  <w:sz w:val="18"/>
                  <w:szCs w:val="18"/>
                </w:rPr>
                <w:t>, Withdrawn Flag, Withdrawn Date</w:t>
              </w:r>
            </w:ins>
            <w:ins w:id="496" w:author="Duong Ha" w:date="2026-09-13T22:10:00Z" w16du:dateUtc="2026-09-13T15:10:00Z">
              <w:r w:rsidR="006A48C5">
                <w:rPr>
                  <w:rFonts w:ascii="Calibri" w:eastAsia="Calibri" w:hAnsi="Calibri" w:cs="Calibri"/>
                  <w:color w:val="1B252E"/>
                  <w:sz w:val="18"/>
                  <w:szCs w:val="18"/>
                </w:rPr>
                <w:t>,</w:t>
              </w:r>
              <w:r w:rsidR="00EB2A63">
                <w:rPr>
                  <w:rFonts w:ascii="Calibri" w:eastAsia="Calibri" w:hAnsi="Calibri" w:cs="Calibri"/>
                  <w:color w:val="1B252E"/>
                  <w:sz w:val="18"/>
                  <w:szCs w:val="18"/>
                </w:rPr>
                <w:t xml:space="preserve"> </w:t>
              </w:r>
            </w:ins>
            <w:ins w:id="497" w:author="Duong Ha" w:date="2026-09-13T22:10:00Z">
              <w:r w:rsidR="006A48C5" w:rsidRPr="006A48C5">
                <w:rPr>
                  <w:rFonts w:ascii="Calibri" w:eastAsia="Calibri" w:hAnsi="Calibri" w:cs="Calibri"/>
                  <w:color w:val="1B252E"/>
                  <w:sz w:val="18"/>
                  <w:szCs w:val="18"/>
                </w:rPr>
                <w:t>Reapplication Eligible Date</w:t>
              </w:r>
            </w:ins>
          </w:p>
        </w:tc>
      </w:tr>
      <w:tr w:rsidR="00D279F3" w14:paraId="31ED9FF4" w14:textId="77777777">
        <w:tblPrEx>
          <w:tblCellMar>
            <w:top w:w="0" w:type="dxa"/>
            <w:bottom w:w="0" w:type="dxa"/>
          </w:tblCellMar>
        </w:tblPrEx>
        <w:tc>
          <w:tcPr>
            <w:tcW w:w="24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CF8D2F1" w14:textId="77777777" w:rsidR="00D279F3" w:rsidRDefault="00000000" w:rsidP="00AE7E93">
            <w:pPr>
              <w:jc w:val="both"/>
              <w:pPrChange w:id="498" w:author="Duong Ha" w:date="2026-09-13T22:07:00Z" w16du:dateUtc="2026-09-13T15:07:00Z">
                <w:pPr/>
              </w:pPrChange>
            </w:pPr>
            <w:r>
              <w:rPr>
                <w:rFonts w:ascii="Calibri" w:eastAsia="Calibri" w:hAnsi="Calibri" w:cs="Calibri"/>
                <w:color w:val="1B252E"/>
                <w:sz w:val="18"/>
                <w:szCs w:val="18"/>
              </w:rPr>
              <w:t>Job Posting</w:t>
            </w:r>
          </w:p>
        </w:tc>
        <w:tc>
          <w:tcPr>
            <w:tcW w:w="6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0C147D6" w14:textId="77777777" w:rsidR="00D279F3" w:rsidRDefault="00000000" w:rsidP="00AE7E93">
            <w:pPr>
              <w:jc w:val="both"/>
              <w:pPrChange w:id="499" w:author="Duong Ha" w:date="2026-09-13T22:07:00Z" w16du:dateUtc="2026-09-13T15:07:00Z">
                <w:pPr/>
              </w:pPrChange>
            </w:pPr>
            <w:r>
              <w:rPr>
                <w:rFonts w:ascii="Calibri" w:eastAsia="Calibri" w:hAnsi="Calibri" w:cs="Calibri"/>
                <w:color w:val="1B252E"/>
                <w:sz w:val="18"/>
                <w:szCs w:val="18"/>
              </w:rPr>
              <w:t>Job ID, Company ID, Title, Department, Type, Location, Salary Range, Description, Skills[], Deadline, Vacancies, Status, AI Flag, Posted Date</w:t>
            </w:r>
          </w:p>
        </w:tc>
      </w:tr>
    </w:tbl>
    <w:p w14:paraId="041E2ADC" w14:textId="77777777" w:rsidR="00D279F3" w:rsidRDefault="00000000" w:rsidP="00AE7E93">
      <w:pPr>
        <w:pStyle w:val="Heading1"/>
        <w:spacing w:before="400" w:after="160"/>
        <w:jc w:val="both"/>
        <w:pPrChange w:id="500" w:author="Duong Ha" w:date="2026-09-13T22:07:00Z" w16du:dateUtc="2026-09-13T15:07:00Z">
          <w:pPr>
            <w:pStyle w:val="Heading1"/>
            <w:spacing w:before="400" w:after="160"/>
          </w:pPr>
        </w:pPrChange>
      </w:pPr>
      <w:r>
        <w:rPr>
          <w:rFonts w:ascii="Calibri" w:eastAsia="Calibri" w:hAnsi="Calibri" w:cs="Calibri"/>
          <w:b/>
          <w:bCs/>
          <w:color w:val="16324F"/>
          <w:sz w:val="29"/>
          <w:szCs w:val="29"/>
        </w:rPr>
        <w:t>11. Applicable Acceptance Criteria</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626"/>
      </w:tblGrid>
      <w:tr w:rsidR="00D279F3" w14:paraId="2E267B34" w14:textId="77777777">
        <w:tblPrEx>
          <w:tblCellMar>
            <w:top w:w="0" w:type="dxa"/>
            <w:bottom w:w="0" w:type="dxa"/>
          </w:tblCellMar>
        </w:tblPrEx>
        <w:trPr>
          <w:tblHeader/>
        </w:trPr>
        <w:tc>
          <w:tcPr>
            <w:tcW w:w="10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145EFDE3" w14:textId="77777777" w:rsidR="00D279F3" w:rsidRDefault="00000000" w:rsidP="00AE7E93">
            <w:pPr>
              <w:jc w:val="both"/>
              <w:pPrChange w:id="501" w:author="Duong Ha" w:date="2026-09-13T22:07:00Z" w16du:dateUtc="2026-09-13T15:07:00Z">
                <w:pPr/>
              </w:pPrChange>
            </w:pPr>
            <w:r>
              <w:rPr>
                <w:rFonts w:ascii="Calibri" w:eastAsia="Calibri" w:hAnsi="Calibri" w:cs="Calibri"/>
                <w:b/>
                <w:bCs/>
                <w:color w:val="FFFFFF"/>
                <w:sz w:val="18"/>
                <w:szCs w:val="18"/>
              </w:rPr>
              <w:t>AC ID</w:t>
            </w:r>
          </w:p>
        </w:tc>
        <w:tc>
          <w:tcPr>
            <w:tcW w:w="22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1B3E9747" w14:textId="77777777" w:rsidR="00D279F3" w:rsidRDefault="00000000" w:rsidP="00AE7E93">
            <w:pPr>
              <w:jc w:val="both"/>
              <w:pPrChange w:id="502" w:author="Duong Ha" w:date="2026-09-13T22:07:00Z" w16du:dateUtc="2026-09-13T15:07:00Z">
                <w:pPr/>
              </w:pPrChange>
            </w:pPr>
            <w:r>
              <w:rPr>
                <w:rFonts w:ascii="Calibri" w:eastAsia="Calibri" w:hAnsi="Calibri" w:cs="Calibri"/>
                <w:b/>
                <w:bCs/>
                <w:color w:val="FFFFFF"/>
                <w:sz w:val="18"/>
                <w:szCs w:val="18"/>
              </w:rPr>
              <w:t>Feature</w:t>
            </w:r>
          </w:p>
        </w:tc>
        <w:tc>
          <w:tcPr>
            <w:tcW w:w="56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4B3E3FE8" w14:textId="77777777" w:rsidR="00D279F3" w:rsidRDefault="00000000" w:rsidP="00AE7E93">
            <w:pPr>
              <w:jc w:val="both"/>
              <w:pPrChange w:id="503" w:author="Duong Ha" w:date="2026-09-13T22:07:00Z" w16du:dateUtc="2026-09-13T15:07:00Z">
                <w:pPr/>
              </w:pPrChange>
            </w:pPr>
            <w:r>
              <w:rPr>
                <w:rFonts w:ascii="Calibri" w:eastAsia="Calibri" w:hAnsi="Calibri" w:cs="Calibri"/>
                <w:b/>
                <w:bCs/>
                <w:color w:val="FFFFFF"/>
                <w:sz w:val="18"/>
                <w:szCs w:val="18"/>
              </w:rPr>
              <w:t>Acceptance Criteria</w:t>
            </w:r>
          </w:p>
        </w:tc>
      </w:tr>
      <w:tr w:rsidR="00D279F3" w14:paraId="5B74BBDB"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5513E27" w14:textId="77777777" w:rsidR="00D279F3" w:rsidRDefault="00000000" w:rsidP="00AE7E93">
            <w:pPr>
              <w:jc w:val="both"/>
              <w:pPrChange w:id="504" w:author="Duong Ha" w:date="2026-09-13T22:07:00Z" w16du:dateUtc="2026-09-13T15:07:00Z">
                <w:pPr/>
              </w:pPrChange>
            </w:pPr>
            <w:r>
              <w:rPr>
                <w:rFonts w:ascii="Calibri" w:eastAsia="Calibri" w:hAnsi="Calibri" w:cs="Calibri"/>
                <w:color w:val="1B252E"/>
                <w:sz w:val="18"/>
                <w:szCs w:val="18"/>
              </w:rPr>
              <w:t>AC-003</w:t>
            </w: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8CA23D9" w14:textId="77777777" w:rsidR="00D279F3" w:rsidRDefault="00000000" w:rsidP="00AE7E93">
            <w:pPr>
              <w:jc w:val="both"/>
              <w:pPrChange w:id="505" w:author="Duong Ha" w:date="2026-09-13T22:07:00Z" w16du:dateUtc="2026-09-13T15:07:00Z">
                <w:pPr/>
              </w:pPrChange>
            </w:pPr>
            <w:r>
              <w:rPr>
                <w:rFonts w:ascii="Calibri" w:eastAsia="Calibri" w:hAnsi="Calibri" w:cs="Calibri"/>
                <w:color w:val="1B252E"/>
                <w:sz w:val="18"/>
                <w:szCs w:val="18"/>
              </w:rPr>
              <w:t>Job Search</w:t>
            </w:r>
          </w:p>
        </w:tc>
        <w:tc>
          <w:tcPr>
            <w:tcW w:w="5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DCE3930" w14:textId="77777777" w:rsidR="00D279F3" w:rsidRDefault="00000000" w:rsidP="00AE7E93">
            <w:pPr>
              <w:jc w:val="both"/>
              <w:pPrChange w:id="506" w:author="Duong Ha" w:date="2026-09-13T22:07:00Z" w16du:dateUtc="2026-09-13T15:07:00Z">
                <w:pPr/>
              </w:pPrChange>
            </w:pPr>
            <w:r>
              <w:rPr>
                <w:rFonts w:ascii="Calibri" w:eastAsia="Calibri" w:hAnsi="Calibri" w:cs="Calibri"/>
                <w:color w:val="1B252E"/>
                <w:sz w:val="18"/>
                <w:szCs w:val="18"/>
              </w:rPr>
              <w:t>Job seeker searches using ≥ 3 simultaneous filters and receives results within 3 seconds.</w:t>
            </w:r>
          </w:p>
        </w:tc>
      </w:tr>
      <w:tr w:rsidR="00D279F3" w14:paraId="115036E5"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8579D19" w14:textId="77777777" w:rsidR="00D279F3" w:rsidRDefault="00000000" w:rsidP="00AE7E93">
            <w:pPr>
              <w:jc w:val="both"/>
              <w:pPrChange w:id="507" w:author="Duong Ha" w:date="2026-09-13T22:07:00Z" w16du:dateUtc="2026-09-13T15:07:00Z">
                <w:pPr/>
              </w:pPrChange>
            </w:pPr>
            <w:r>
              <w:rPr>
                <w:rFonts w:ascii="Calibri" w:eastAsia="Calibri" w:hAnsi="Calibri" w:cs="Calibri"/>
                <w:color w:val="1B252E"/>
                <w:sz w:val="18"/>
                <w:szCs w:val="18"/>
              </w:rPr>
              <w:lastRenderedPageBreak/>
              <w:t>AC-004</w:t>
            </w:r>
          </w:p>
        </w:tc>
        <w:tc>
          <w:tcPr>
            <w:tcW w:w="2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44328812" w14:textId="77777777" w:rsidR="00D279F3" w:rsidRDefault="00000000" w:rsidP="00AE7E93">
            <w:pPr>
              <w:jc w:val="both"/>
              <w:pPrChange w:id="508" w:author="Duong Ha" w:date="2026-09-13T22:07:00Z" w16du:dateUtc="2026-09-13T15:07:00Z">
                <w:pPr/>
              </w:pPrChange>
            </w:pPr>
            <w:r>
              <w:rPr>
                <w:rFonts w:ascii="Calibri" w:eastAsia="Calibri" w:hAnsi="Calibri" w:cs="Calibri"/>
                <w:color w:val="1B252E"/>
                <w:sz w:val="18"/>
                <w:szCs w:val="18"/>
              </w:rPr>
              <w:t>Application Submission</w:t>
            </w:r>
          </w:p>
        </w:tc>
        <w:tc>
          <w:tcPr>
            <w:tcW w:w="5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19AF906" w14:textId="77777777" w:rsidR="00D279F3" w:rsidRDefault="00000000" w:rsidP="00AE7E93">
            <w:pPr>
              <w:jc w:val="both"/>
              <w:pPrChange w:id="509" w:author="Duong Ha" w:date="2026-09-13T22:07:00Z" w16du:dateUtc="2026-09-13T15:07:00Z">
                <w:pPr/>
              </w:pPrChange>
            </w:pPr>
            <w:r>
              <w:rPr>
                <w:rFonts w:ascii="Calibri" w:eastAsia="Calibri" w:hAnsi="Calibri" w:cs="Calibri"/>
                <w:color w:val="1B252E"/>
                <w:sz w:val="18"/>
                <w:szCs w:val="18"/>
              </w:rPr>
              <w:t>Logged-in job seeker applies using saved profile (one-click apply) in under 60 seconds. Consent checkbox must be presented and checked before submission.</w:t>
            </w:r>
          </w:p>
        </w:tc>
      </w:tr>
      <w:tr w:rsidR="00D279F3" w14:paraId="48F9A301"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4D56AF41" w14:textId="77777777" w:rsidR="00D279F3" w:rsidRDefault="00000000" w:rsidP="00AE7E93">
            <w:pPr>
              <w:jc w:val="both"/>
              <w:pPrChange w:id="510" w:author="Duong Ha" w:date="2026-09-13T22:07:00Z" w16du:dateUtc="2026-09-13T15:07:00Z">
                <w:pPr/>
              </w:pPrChange>
            </w:pPr>
            <w:r>
              <w:rPr>
                <w:rFonts w:ascii="Calibri" w:eastAsia="Calibri" w:hAnsi="Calibri" w:cs="Calibri"/>
                <w:color w:val="1B252E"/>
                <w:sz w:val="18"/>
                <w:szCs w:val="18"/>
              </w:rPr>
              <w:t>AC-005</w:t>
            </w: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18E3612" w14:textId="77777777" w:rsidR="00D279F3" w:rsidRDefault="00000000" w:rsidP="00AE7E93">
            <w:pPr>
              <w:jc w:val="both"/>
              <w:pPrChange w:id="511" w:author="Duong Ha" w:date="2026-09-13T22:07:00Z" w16du:dateUtc="2026-09-13T15:07:00Z">
                <w:pPr/>
              </w:pPrChange>
            </w:pPr>
            <w:r>
              <w:rPr>
                <w:rFonts w:ascii="Calibri" w:eastAsia="Calibri" w:hAnsi="Calibri" w:cs="Calibri"/>
                <w:color w:val="1B252E"/>
                <w:sz w:val="18"/>
                <w:szCs w:val="18"/>
              </w:rPr>
              <w:t>Application Tracking</w:t>
            </w:r>
          </w:p>
        </w:tc>
        <w:tc>
          <w:tcPr>
            <w:tcW w:w="5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7BD01C5" w14:textId="77777777" w:rsidR="00D279F3" w:rsidRDefault="00000000" w:rsidP="00AE7E93">
            <w:pPr>
              <w:jc w:val="both"/>
              <w:pPrChange w:id="512" w:author="Duong Ha" w:date="2026-09-13T22:07:00Z" w16du:dateUtc="2026-09-13T15:07:00Z">
                <w:pPr/>
              </w:pPrChange>
            </w:pPr>
            <w:r>
              <w:rPr>
                <w:rFonts w:ascii="Calibri" w:eastAsia="Calibri" w:hAnsi="Calibri" w:cs="Calibri"/>
                <w:color w:val="1B252E"/>
                <w:sz w:val="18"/>
                <w:szCs w:val="18"/>
              </w:rPr>
              <w:t>Job seeker can view current stage of all submitted applications with correct status in Application Tracker.</w:t>
            </w:r>
          </w:p>
        </w:tc>
      </w:tr>
      <w:tr w:rsidR="00D279F3" w14:paraId="6907C583"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BEF3F4C" w14:textId="77777777" w:rsidR="00D279F3" w:rsidRDefault="00000000" w:rsidP="00AE7E93">
            <w:pPr>
              <w:jc w:val="both"/>
              <w:pPrChange w:id="513" w:author="Duong Ha" w:date="2026-09-13T22:07:00Z" w16du:dateUtc="2026-09-13T15:07:00Z">
                <w:pPr/>
              </w:pPrChange>
            </w:pPr>
            <w:r>
              <w:rPr>
                <w:rFonts w:ascii="Calibri" w:eastAsia="Calibri" w:hAnsi="Calibri" w:cs="Calibri"/>
                <w:color w:val="1B252E"/>
                <w:sz w:val="18"/>
                <w:szCs w:val="18"/>
              </w:rPr>
              <w:t>AC-008</w:t>
            </w:r>
          </w:p>
        </w:tc>
        <w:tc>
          <w:tcPr>
            <w:tcW w:w="2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45C0999" w14:textId="77777777" w:rsidR="00D279F3" w:rsidRDefault="00000000" w:rsidP="00AE7E93">
            <w:pPr>
              <w:jc w:val="both"/>
              <w:pPrChange w:id="514" w:author="Duong Ha" w:date="2026-09-13T22:07:00Z" w16du:dateUtc="2026-09-13T15:07:00Z">
                <w:pPr/>
              </w:pPrChange>
            </w:pPr>
            <w:r>
              <w:rPr>
                <w:rFonts w:ascii="Calibri" w:eastAsia="Calibri" w:hAnsi="Calibri" w:cs="Calibri"/>
                <w:color w:val="1B252E"/>
                <w:sz w:val="18"/>
                <w:szCs w:val="18"/>
              </w:rPr>
              <w:t>Notifications</w:t>
            </w:r>
          </w:p>
        </w:tc>
        <w:tc>
          <w:tcPr>
            <w:tcW w:w="5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9E8F4E5" w14:textId="77777777" w:rsidR="00D279F3" w:rsidRDefault="00000000" w:rsidP="00AE7E93">
            <w:pPr>
              <w:jc w:val="both"/>
              <w:pPrChange w:id="515" w:author="Duong Ha" w:date="2026-09-13T22:07:00Z" w16du:dateUtc="2026-09-13T15:07:00Z">
                <w:pPr/>
              </w:pPrChange>
            </w:pPr>
            <w:r>
              <w:rPr>
                <w:rFonts w:ascii="Calibri" w:eastAsia="Calibri" w:hAnsi="Calibri" w:cs="Calibri"/>
                <w:color w:val="1B252E"/>
                <w:sz w:val="18"/>
                <w:szCs w:val="18"/>
              </w:rPr>
              <w:t>Job seeker receives email notification within 5 minutes of application status update (unless suppressed by HR).</w:t>
            </w:r>
          </w:p>
        </w:tc>
      </w:tr>
      <w:tr w:rsidR="00D279F3" w14:paraId="5F35B471"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A312800" w14:textId="77777777" w:rsidR="00D279F3" w:rsidRDefault="00000000" w:rsidP="00AE7E93">
            <w:pPr>
              <w:jc w:val="both"/>
              <w:pPrChange w:id="516" w:author="Duong Ha" w:date="2026-09-13T22:07:00Z" w16du:dateUtc="2026-09-13T15:07:00Z">
                <w:pPr/>
              </w:pPrChange>
            </w:pPr>
            <w:r>
              <w:rPr>
                <w:rFonts w:ascii="Calibri" w:eastAsia="Calibri" w:hAnsi="Calibri" w:cs="Calibri"/>
                <w:color w:val="1B252E"/>
                <w:sz w:val="18"/>
                <w:szCs w:val="18"/>
              </w:rPr>
              <w:t>AC-011</w:t>
            </w: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7AD87A0A" w14:textId="77777777" w:rsidR="00D279F3" w:rsidRDefault="00000000" w:rsidP="00AE7E93">
            <w:pPr>
              <w:jc w:val="both"/>
              <w:pPrChange w:id="517" w:author="Duong Ha" w:date="2026-09-13T22:07:00Z" w16du:dateUtc="2026-09-13T15:07:00Z">
                <w:pPr/>
              </w:pPrChange>
            </w:pPr>
            <w:r>
              <w:rPr>
                <w:rFonts w:ascii="Calibri" w:eastAsia="Calibri" w:hAnsi="Calibri" w:cs="Calibri"/>
                <w:color w:val="1B252E"/>
                <w:sz w:val="18"/>
                <w:szCs w:val="18"/>
              </w:rPr>
              <w:t>Mobile Responsiveness</w:t>
            </w:r>
          </w:p>
        </w:tc>
        <w:tc>
          <w:tcPr>
            <w:tcW w:w="5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DCEBD01" w14:textId="77777777" w:rsidR="00D279F3" w:rsidRDefault="00000000" w:rsidP="00AE7E93">
            <w:pPr>
              <w:jc w:val="both"/>
              <w:pPrChange w:id="518" w:author="Duong Ha" w:date="2026-09-13T22:07:00Z" w16du:dateUtc="2026-09-13T15:07:00Z">
                <w:pPr/>
              </w:pPrChange>
            </w:pPr>
            <w:r>
              <w:rPr>
                <w:rFonts w:ascii="Calibri" w:eastAsia="Calibri" w:hAnsi="Calibri" w:cs="Calibri"/>
                <w:color w:val="1B252E"/>
                <w:sz w:val="18"/>
                <w:szCs w:val="18"/>
              </w:rPr>
              <w:t>Core flows fully usable on a 375px-wide mobile screen without horizontal scrolling.</w:t>
            </w:r>
          </w:p>
        </w:tc>
      </w:tr>
      <w:tr w:rsidR="00D279F3" w14:paraId="74F58F7F"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A582E2A" w14:textId="77777777" w:rsidR="00D279F3" w:rsidRDefault="00000000" w:rsidP="00AE7E93">
            <w:pPr>
              <w:jc w:val="both"/>
              <w:pPrChange w:id="519" w:author="Duong Ha" w:date="2026-09-13T22:07:00Z" w16du:dateUtc="2026-09-13T15:07:00Z">
                <w:pPr/>
              </w:pPrChange>
            </w:pPr>
            <w:r>
              <w:rPr>
                <w:rFonts w:ascii="Calibri" w:eastAsia="Calibri" w:hAnsi="Calibri" w:cs="Calibri"/>
                <w:color w:val="1B252E"/>
                <w:sz w:val="18"/>
                <w:szCs w:val="18"/>
              </w:rPr>
              <w:t>AC-016</w:t>
            </w:r>
          </w:p>
        </w:tc>
        <w:tc>
          <w:tcPr>
            <w:tcW w:w="2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13EFD64E" w14:textId="77777777" w:rsidR="00D279F3" w:rsidRDefault="00000000" w:rsidP="00AE7E93">
            <w:pPr>
              <w:jc w:val="both"/>
              <w:pPrChange w:id="520" w:author="Duong Ha" w:date="2026-09-13T22:07:00Z" w16du:dateUtc="2026-09-13T15:07:00Z">
                <w:pPr/>
              </w:pPrChange>
            </w:pPr>
            <w:r>
              <w:rPr>
                <w:rFonts w:ascii="Calibri" w:eastAsia="Calibri" w:hAnsi="Calibri" w:cs="Calibri"/>
                <w:color w:val="1B252E"/>
                <w:sz w:val="18"/>
                <w:szCs w:val="18"/>
              </w:rPr>
              <w:t>Data Consent</w:t>
            </w:r>
          </w:p>
        </w:tc>
        <w:tc>
          <w:tcPr>
            <w:tcW w:w="56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72FD2807" w14:textId="77777777" w:rsidR="00D279F3" w:rsidRDefault="00000000" w:rsidP="00AE7E93">
            <w:pPr>
              <w:jc w:val="both"/>
              <w:pPrChange w:id="521" w:author="Duong Ha" w:date="2026-09-13T22:07:00Z" w16du:dateUtc="2026-09-13T15:07:00Z">
                <w:pPr/>
              </w:pPrChange>
            </w:pPr>
            <w:r>
              <w:rPr>
                <w:rFonts w:ascii="Calibri" w:eastAsia="Calibri" w:hAnsi="Calibri" w:cs="Calibri"/>
                <w:color w:val="1B252E"/>
                <w:sz w:val="18"/>
                <w:szCs w:val="18"/>
              </w:rPr>
              <w:t>Application form cannot be submitted without the candidate data consent checkbox being checked.</w:t>
            </w:r>
          </w:p>
        </w:tc>
      </w:tr>
      <w:tr w:rsidR="00D279F3" w14:paraId="6CA36DE5" w14:textId="77777777">
        <w:tblPrEx>
          <w:tblCellMar>
            <w:top w:w="0" w:type="dxa"/>
            <w:bottom w:w="0" w:type="dxa"/>
          </w:tblCellMar>
        </w:tblPrEx>
        <w:tc>
          <w:tcPr>
            <w:tcW w:w="10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B8EFE31" w14:textId="77777777" w:rsidR="00D279F3" w:rsidRDefault="00000000" w:rsidP="00AE7E93">
            <w:pPr>
              <w:jc w:val="both"/>
              <w:pPrChange w:id="522" w:author="Duong Ha" w:date="2026-09-13T22:07:00Z" w16du:dateUtc="2026-09-13T15:07:00Z">
                <w:pPr/>
              </w:pPrChange>
            </w:pPr>
            <w:r>
              <w:rPr>
                <w:rFonts w:ascii="Calibri" w:eastAsia="Calibri" w:hAnsi="Calibri" w:cs="Calibri"/>
                <w:color w:val="1B252E"/>
                <w:sz w:val="18"/>
                <w:szCs w:val="18"/>
              </w:rPr>
              <w:t>AC-018</w:t>
            </w: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07BA4571" w14:textId="77777777" w:rsidR="00D279F3" w:rsidRDefault="00000000" w:rsidP="00AE7E93">
            <w:pPr>
              <w:jc w:val="both"/>
              <w:pPrChange w:id="523" w:author="Duong Ha" w:date="2026-09-13T22:07:00Z" w16du:dateUtc="2026-09-13T15:07:00Z">
                <w:pPr/>
              </w:pPrChange>
            </w:pPr>
            <w:r>
              <w:rPr>
                <w:rFonts w:ascii="Calibri" w:eastAsia="Calibri" w:hAnsi="Calibri" w:cs="Calibri"/>
                <w:color w:val="1B252E"/>
                <w:sz w:val="18"/>
                <w:szCs w:val="18"/>
              </w:rPr>
              <w:t>Job Recommendations</w:t>
            </w:r>
          </w:p>
        </w:tc>
        <w:tc>
          <w:tcPr>
            <w:tcW w:w="56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006B6E7" w14:textId="77777777" w:rsidR="00D279F3" w:rsidRDefault="00000000" w:rsidP="00AE7E93">
            <w:pPr>
              <w:jc w:val="both"/>
              <w:pPrChange w:id="524" w:author="Duong Ha" w:date="2026-09-13T22:07:00Z" w16du:dateUtc="2026-09-13T15:07:00Z">
                <w:pPr/>
              </w:pPrChange>
            </w:pPr>
            <w:r>
              <w:rPr>
                <w:rFonts w:ascii="Calibri" w:eastAsia="Calibri" w:hAnsi="Calibri" w:cs="Calibri"/>
                <w:color w:val="1B252E"/>
                <w:sz w:val="18"/>
                <w:szCs w:val="18"/>
              </w:rPr>
              <w:t>Dashboard and Job Detail page show rule-based similar job recommendations. No ML recommendations in Phase 1.</w:t>
            </w:r>
          </w:p>
        </w:tc>
      </w:tr>
    </w:tbl>
    <w:p w14:paraId="54BBC9F3" w14:textId="77777777" w:rsidR="00D279F3" w:rsidRDefault="00000000" w:rsidP="00AE7E93">
      <w:pPr>
        <w:pStyle w:val="Heading1"/>
        <w:spacing w:before="400" w:after="160"/>
        <w:jc w:val="both"/>
        <w:pPrChange w:id="525" w:author="Duong Ha" w:date="2026-09-13T22:07:00Z" w16du:dateUtc="2026-09-13T15:07:00Z">
          <w:pPr>
            <w:pStyle w:val="Heading1"/>
            <w:spacing w:before="400" w:after="160"/>
          </w:pPr>
        </w:pPrChange>
      </w:pPr>
      <w:r>
        <w:rPr>
          <w:rFonts w:ascii="Calibri" w:eastAsia="Calibri" w:hAnsi="Calibri" w:cs="Calibri"/>
          <w:b/>
          <w:bCs/>
          <w:color w:val="16324F"/>
          <w:sz w:val="29"/>
          <w:szCs w:val="29"/>
        </w:rPr>
        <w:t>12. Open Items &amp; Clarifications Needed</w:t>
      </w:r>
    </w:p>
    <w:p w14:paraId="433F4E83" w14:textId="77777777" w:rsidR="00D279F3" w:rsidRDefault="00000000" w:rsidP="00AE7E93">
      <w:pPr>
        <w:pStyle w:val="ListParagraph"/>
        <w:numPr>
          <w:ilvl w:val="0"/>
          <w:numId w:val="1"/>
        </w:numPr>
        <w:spacing w:after="70"/>
        <w:jc w:val="both"/>
        <w:pPrChange w:id="526"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The PRD assigns the ID JSP-FR-013 to two distinct requirements — the Homepage events widget and the employer directory slider. This document has renumbered them JSP-FR-013a and JSP-FR-013b respectively for traceability; recommend the PRD be corrected to match before this FSD is baselined.</w:t>
      </w:r>
    </w:p>
    <w:p w14:paraId="6EB3CC42" w14:textId="77777777" w:rsidR="00D279F3" w:rsidRDefault="00000000" w:rsidP="00AE7E93">
      <w:pPr>
        <w:pStyle w:val="ListParagraph"/>
        <w:numPr>
          <w:ilvl w:val="0"/>
          <w:numId w:val="1"/>
        </w:numPr>
        <w:spacing w:after="70"/>
        <w:jc w:val="both"/>
        <w:pPrChange w:id="527"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Screen IDs js02 and js08 are reserved but unassigned in the PRD's screen inventory. No functionality is missing as a result, but confirm with the UX team that no screen was dropped during design.</w:t>
      </w:r>
    </w:p>
    <w:p w14:paraId="02AFE38F" w14:textId="77777777" w:rsidR="00D279F3" w:rsidRDefault="00000000" w:rsidP="00AE7E93">
      <w:pPr>
        <w:pStyle w:val="ListParagraph"/>
        <w:numPr>
          <w:ilvl w:val="0"/>
          <w:numId w:val="1"/>
        </w:numPr>
        <w:spacing w:after="70"/>
        <w:jc w:val="both"/>
        <w:pPrChange w:id="528"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OTP/resend cooldown and reset-link expiry are governed by LV360-FSD-001 (AUTH); this document assumes the Apply flow (js03) hands off to that spec whenever an unauthenticated user triggers login from p03.</w:t>
      </w:r>
    </w:p>
    <w:p w14:paraId="30B9A7DD" w14:textId="77777777" w:rsidR="00D279F3" w:rsidRDefault="00000000" w:rsidP="00AE7E93">
      <w:pPr>
        <w:pStyle w:val="ListParagraph"/>
        <w:numPr>
          <w:ilvl w:val="0"/>
          <w:numId w:val="1"/>
        </w:numPr>
        <w:spacing w:after="70"/>
        <w:jc w:val="both"/>
        <w:pPrChange w:id="529"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New from BRD review — JSP-FR-004b (multiple resumes) reuses screen js09, previously scoped only as a 'Document Archive' for past-employment paperwork (contracts, payslips). Recommend UX confirm whether resume management and employment-document storage should be two visually distinct tabs within js09, or whether js09 should be split into two screens — the underlying purpose (named CVs vs. verification documents) is different enough that combining them may confuse candidates.</w:t>
      </w:r>
    </w:p>
    <w:p w14:paraId="5D6984A1" w14:textId="77777777" w:rsidR="00D279F3" w:rsidRDefault="00000000" w:rsidP="00AE7E93">
      <w:pPr>
        <w:pStyle w:val="ListParagraph"/>
        <w:numPr>
          <w:ilvl w:val="0"/>
          <w:numId w:val="1"/>
        </w:numPr>
        <w:spacing w:after="70"/>
        <w:jc w:val="both"/>
        <w:pPrChange w:id="530" w:author="Duong Ha" w:date="2026-09-13T22:07:00Z" w16du:dateUtc="2026-09-13T15:07:00Z">
          <w:pPr>
            <w:pStyle w:val="ListParagraph"/>
            <w:numPr>
              <w:numId w:val="1"/>
            </w:numPr>
            <w:spacing w:after="70"/>
            <w:ind w:left="720" w:hanging="360"/>
          </w:pPr>
        </w:pPrChange>
      </w:pPr>
      <w:r>
        <w:rPr>
          <w:rFonts w:ascii="Calibri" w:eastAsia="Calibri" w:hAnsi="Calibri" w:cs="Calibri"/>
          <w:color w:val="1B252E"/>
        </w:rPr>
        <w:t>The Resume-Name and Default-flag data model implied by JSP-FR-004b is not present anywhere in the original PRD's data model (Section 5) or screen inventory. This is a genuine scope addition, not a documentation fix — flagging for Solution Architect sizing before this is committed to a sprint.</w:t>
      </w:r>
    </w:p>
    <w:p w14:paraId="3411FFF0" w14:textId="77777777" w:rsidR="00D279F3" w:rsidRDefault="00000000" w:rsidP="00AE7E93">
      <w:pPr>
        <w:pStyle w:val="Heading1"/>
        <w:spacing w:before="400" w:after="160"/>
        <w:jc w:val="both"/>
        <w:pPrChange w:id="531" w:author="Duong Ha" w:date="2026-09-13T22:07:00Z" w16du:dateUtc="2026-09-13T15:07:00Z">
          <w:pPr>
            <w:pStyle w:val="Heading1"/>
            <w:spacing w:before="400" w:after="160"/>
          </w:pPr>
        </w:pPrChange>
      </w:pPr>
      <w:r>
        <w:rPr>
          <w:rFonts w:ascii="Calibri" w:eastAsia="Calibri" w:hAnsi="Calibri" w:cs="Calibri"/>
          <w:b/>
          <w:bCs/>
          <w:color w:val="16324F"/>
          <w:sz w:val="29"/>
          <w:szCs w:val="29"/>
        </w:rPr>
        <w:t>13.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1826"/>
      </w:tblGrid>
      <w:tr w:rsidR="00D279F3" w14:paraId="03F2B3CA" w14:textId="77777777">
        <w:tblPrEx>
          <w:tblCellMar>
            <w:top w:w="0" w:type="dxa"/>
            <w:bottom w:w="0" w:type="dxa"/>
          </w:tblCellMar>
        </w:tblPrEx>
        <w:trPr>
          <w:tblHeader/>
        </w:trPr>
        <w:tc>
          <w:tcPr>
            <w:tcW w:w="28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31945FCC" w14:textId="77777777" w:rsidR="00D279F3" w:rsidRDefault="00000000" w:rsidP="00AE7E93">
            <w:pPr>
              <w:jc w:val="both"/>
              <w:pPrChange w:id="532" w:author="Duong Ha" w:date="2026-09-13T22:07:00Z" w16du:dateUtc="2026-09-13T15:07:00Z">
                <w:pPr/>
              </w:pPrChange>
            </w:pPr>
            <w:r>
              <w:rPr>
                <w:rFonts w:ascii="Calibri" w:eastAsia="Calibri" w:hAnsi="Calibri" w:cs="Calibri"/>
                <w:b/>
                <w:bCs/>
                <w:color w:val="FFFFFF"/>
                <w:sz w:val="18"/>
                <w:szCs w:val="18"/>
              </w:rPr>
              <w:t>Role</w:t>
            </w:r>
          </w:p>
        </w:tc>
        <w:tc>
          <w:tcPr>
            <w:tcW w:w="22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242BE523" w14:textId="77777777" w:rsidR="00D279F3" w:rsidRDefault="00000000" w:rsidP="00AE7E93">
            <w:pPr>
              <w:jc w:val="both"/>
              <w:pPrChange w:id="533" w:author="Duong Ha" w:date="2026-09-13T22:07:00Z" w16du:dateUtc="2026-09-13T15:07:00Z">
                <w:pPr/>
              </w:pPrChange>
            </w:pPr>
            <w:r>
              <w:rPr>
                <w:rFonts w:ascii="Calibri" w:eastAsia="Calibri" w:hAnsi="Calibri" w:cs="Calibri"/>
                <w:b/>
                <w:bCs/>
                <w:color w:val="FFFFFF"/>
                <w:sz w:val="18"/>
                <w:szCs w:val="18"/>
              </w:rPr>
              <w:t>Name</w:t>
            </w:r>
          </w:p>
        </w:tc>
        <w:tc>
          <w:tcPr>
            <w:tcW w:w="2200"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430222E4" w14:textId="77777777" w:rsidR="00D279F3" w:rsidRDefault="00000000" w:rsidP="00AE7E93">
            <w:pPr>
              <w:jc w:val="both"/>
              <w:pPrChange w:id="534" w:author="Duong Ha" w:date="2026-09-13T22:07:00Z" w16du:dateUtc="2026-09-13T15:07:00Z">
                <w:pPr/>
              </w:pPrChange>
            </w:pPr>
            <w:r>
              <w:rPr>
                <w:rFonts w:ascii="Calibri" w:eastAsia="Calibri" w:hAnsi="Calibri" w:cs="Calibri"/>
                <w:b/>
                <w:bCs/>
                <w:color w:val="FFFFFF"/>
                <w:sz w:val="18"/>
                <w:szCs w:val="18"/>
              </w:rPr>
              <w:t>Signature</w:t>
            </w:r>
          </w:p>
        </w:tc>
        <w:tc>
          <w:tcPr>
            <w:tcW w:w="1826" w:type="dxa"/>
            <w:tcBorders>
              <w:top w:val="single" w:sz="4" w:space="0" w:color="CBD8DF"/>
              <w:left w:val="single" w:sz="4" w:space="0" w:color="CBD8DF"/>
              <w:bottom w:val="single" w:sz="4" w:space="0" w:color="CBD8DF"/>
              <w:right w:val="single" w:sz="4" w:space="0" w:color="CBD8DF"/>
            </w:tcBorders>
            <w:shd w:val="clear" w:color="auto" w:fill="16324F"/>
            <w:tcMar>
              <w:top w:w="90" w:type="dxa"/>
              <w:left w:w="110" w:type="dxa"/>
              <w:bottom w:w="90" w:type="dxa"/>
              <w:right w:w="110" w:type="dxa"/>
            </w:tcMar>
            <w:vAlign w:val="center"/>
          </w:tcPr>
          <w:p w14:paraId="440160FD" w14:textId="77777777" w:rsidR="00D279F3" w:rsidRDefault="00000000" w:rsidP="00AE7E93">
            <w:pPr>
              <w:jc w:val="both"/>
              <w:pPrChange w:id="535" w:author="Duong Ha" w:date="2026-09-13T22:07:00Z" w16du:dateUtc="2026-09-13T15:07:00Z">
                <w:pPr/>
              </w:pPrChange>
            </w:pPr>
            <w:r>
              <w:rPr>
                <w:rFonts w:ascii="Calibri" w:eastAsia="Calibri" w:hAnsi="Calibri" w:cs="Calibri"/>
                <w:b/>
                <w:bCs/>
                <w:color w:val="FFFFFF"/>
                <w:sz w:val="18"/>
                <w:szCs w:val="18"/>
              </w:rPr>
              <w:t>Date</w:t>
            </w:r>
          </w:p>
        </w:tc>
      </w:tr>
      <w:tr w:rsidR="00D279F3" w14:paraId="473A7BBC" w14:textId="77777777">
        <w:tblPrEx>
          <w:tblCellMar>
            <w:top w:w="0" w:type="dxa"/>
            <w:bottom w:w="0" w:type="dxa"/>
          </w:tblCellMar>
        </w:tblPrEx>
        <w:tc>
          <w:tcPr>
            <w:tcW w:w="2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10E7F2C0" w14:textId="77777777" w:rsidR="00D279F3" w:rsidRDefault="00000000" w:rsidP="00AE7E93">
            <w:pPr>
              <w:jc w:val="both"/>
              <w:pPrChange w:id="536" w:author="Duong Ha" w:date="2026-09-13T22:07:00Z" w16du:dateUtc="2026-09-13T15:07:00Z">
                <w:pPr/>
              </w:pPrChange>
            </w:pPr>
            <w:r>
              <w:rPr>
                <w:rFonts w:ascii="Calibri" w:eastAsia="Calibri" w:hAnsi="Calibri" w:cs="Calibri"/>
                <w:color w:val="1B252E"/>
                <w:sz w:val="18"/>
                <w:szCs w:val="18"/>
              </w:rPr>
              <w:t>Product Owner</w:t>
            </w: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2D58633A" w14:textId="77777777" w:rsidR="00D279F3" w:rsidRDefault="00D279F3" w:rsidP="00AE7E93">
            <w:pPr>
              <w:jc w:val="both"/>
              <w:pPrChange w:id="537" w:author="Duong Ha" w:date="2026-09-13T22:07:00Z" w16du:dateUtc="2026-09-13T15:07:00Z">
                <w:pPr/>
              </w:pPrChange>
            </w:pP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2E379BE" w14:textId="77777777" w:rsidR="00D279F3" w:rsidRDefault="00D279F3" w:rsidP="00AE7E93">
            <w:pPr>
              <w:jc w:val="both"/>
              <w:pPrChange w:id="538" w:author="Duong Ha" w:date="2026-09-13T22:07:00Z" w16du:dateUtc="2026-09-13T15:07:00Z">
                <w:pPr/>
              </w:pPrChange>
            </w:pPr>
          </w:p>
        </w:tc>
        <w:tc>
          <w:tcPr>
            <w:tcW w:w="1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BC24769" w14:textId="77777777" w:rsidR="00D279F3" w:rsidRDefault="00D279F3" w:rsidP="00AE7E93">
            <w:pPr>
              <w:jc w:val="both"/>
              <w:pPrChange w:id="539" w:author="Duong Ha" w:date="2026-09-13T22:07:00Z" w16du:dateUtc="2026-09-13T15:07:00Z">
                <w:pPr/>
              </w:pPrChange>
            </w:pPr>
          </w:p>
        </w:tc>
      </w:tr>
      <w:tr w:rsidR="00D279F3" w14:paraId="0B86FBC6" w14:textId="77777777">
        <w:tblPrEx>
          <w:tblCellMar>
            <w:top w:w="0" w:type="dxa"/>
            <w:bottom w:w="0" w:type="dxa"/>
          </w:tblCellMar>
        </w:tblPrEx>
        <w:tc>
          <w:tcPr>
            <w:tcW w:w="28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9A9A70D" w14:textId="77777777" w:rsidR="00D279F3" w:rsidRDefault="00000000" w:rsidP="00AE7E93">
            <w:pPr>
              <w:jc w:val="both"/>
              <w:pPrChange w:id="540" w:author="Duong Ha" w:date="2026-09-13T22:07:00Z" w16du:dateUtc="2026-09-13T15:07:00Z">
                <w:pPr/>
              </w:pPrChange>
            </w:pPr>
            <w:r>
              <w:rPr>
                <w:rFonts w:ascii="Calibri" w:eastAsia="Calibri" w:hAnsi="Calibri" w:cs="Calibri"/>
                <w:color w:val="1B252E"/>
                <w:sz w:val="18"/>
                <w:szCs w:val="18"/>
              </w:rPr>
              <w:t>UX Lead</w:t>
            </w:r>
          </w:p>
        </w:tc>
        <w:tc>
          <w:tcPr>
            <w:tcW w:w="2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6C7A69B3" w14:textId="77777777" w:rsidR="00D279F3" w:rsidRDefault="00D279F3" w:rsidP="00AE7E93">
            <w:pPr>
              <w:jc w:val="both"/>
              <w:pPrChange w:id="541" w:author="Duong Ha" w:date="2026-09-13T22:07:00Z" w16du:dateUtc="2026-09-13T15:07:00Z">
                <w:pPr/>
              </w:pPrChange>
            </w:pPr>
          </w:p>
        </w:tc>
        <w:tc>
          <w:tcPr>
            <w:tcW w:w="2200"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2F35D8E9" w14:textId="77777777" w:rsidR="00D279F3" w:rsidRDefault="00D279F3" w:rsidP="00AE7E93">
            <w:pPr>
              <w:jc w:val="both"/>
              <w:pPrChange w:id="542" w:author="Duong Ha" w:date="2026-09-13T22:07:00Z" w16du:dateUtc="2026-09-13T15:07:00Z">
                <w:pPr/>
              </w:pPrChange>
            </w:pPr>
          </w:p>
        </w:tc>
        <w:tc>
          <w:tcPr>
            <w:tcW w:w="1826" w:type="dxa"/>
            <w:tcBorders>
              <w:top w:val="single" w:sz="4" w:space="0" w:color="CBD8DF"/>
              <w:left w:val="single" w:sz="4" w:space="0" w:color="CBD8DF"/>
              <w:bottom w:val="single" w:sz="4" w:space="0" w:color="CBD8DF"/>
              <w:right w:val="single" w:sz="4" w:space="0" w:color="CBD8DF"/>
            </w:tcBorders>
            <w:shd w:val="clear" w:color="auto" w:fill="EEF3F6"/>
            <w:tcMar>
              <w:top w:w="90" w:type="dxa"/>
              <w:left w:w="110" w:type="dxa"/>
              <w:bottom w:w="90" w:type="dxa"/>
              <w:right w:w="110" w:type="dxa"/>
            </w:tcMar>
            <w:vAlign w:val="center"/>
          </w:tcPr>
          <w:p w14:paraId="3FCF373D" w14:textId="77777777" w:rsidR="00D279F3" w:rsidRDefault="00D279F3" w:rsidP="00AE7E93">
            <w:pPr>
              <w:jc w:val="both"/>
              <w:pPrChange w:id="543" w:author="Duong Ha" w:date="2026-09-13T22:07:00Z" w16du:dateUtc="2026-09-13T15:07:00Z">
                <w:pPr/>
              </w:pPrChange>
            </w:pPr>
          </w:p>
        </w:tc>
      </w:tr>
      <w:tr w:rsidR="00D279F3" w14:paraId="5CF4258B" w14:textId="77777777">
        <w:tblPrEx>
          <w:tblCellMar>
            <w:top w:w="0" w:type="dxa"/>
            <w:bottom w:w="0" w:type="dxa"/>
          </w:tblCellMar>
        </w:tblPrEx>
        <w:tc>
          <w:tcPr>
            <w:tcW w:w="28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5475A1E3" w14:textId="77777777" w:rsidR="00D279F3" w:rsidRDefault="00000000" w:rsidP="00AE7E93">
            <w:pPr>
              <w:jc w:val="both"/>
              <w:pPrChange w:id="544" w:author="Duong Ha" w:date="2026-09-13T22:07:00Z" w16du:dateUtc="2026-09-13T15:07:00Z">
                <w:pPr/>
              </w:pPrChange>
            </w:pPr>
            <w:r>
              <w:rPr>
                <w:rFonts w:ascii="Calibri" w:eastAsia="Calibri" w:hAnsi="Calibri" w:cs="Calibri"/>
                <w:color w:val="1B252E"/>
                <w:sz w:val="18"/>
                <w:szCs w:val="18"/>
              </w:rPr>
              <w:t>QA Lead</w:t>
            </w: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FD05BD4" w14:textId="77777777" w:rsidR="00D279F3" w:rsidRDefault="00D279F3" w:rsidP="00AE7E93">
            <w:pPr>
              <w:jc w:val="both"/>
              <w:pPrChange w:id="545" w:author="Duong Ha" w:date="2026-09-13T22:07:00Z" w16du:dateUtc="2026-09-13T15:07:00Z">
                <w:pPr/>
              </w:pPrChange>
            </w:pPr>
          </w:p>
        </w:tc>
        <w:tc>
          <w:tcPr>
            <w:tcW w:w="2200"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375FB01A" w14:textId="77777777" w:rsidR="00D279F3" w:rsidRDefault="00D279F3" w:rsidP="00AE7E93">
            <w:pPr>
              <w:jc w:val="both"/>
              <w:pPrChange w:id="546" w:author="Duong Ha" w:date="2026-09-13T22:07:00Z" w16du:dateUtc="2026-09-13T15:07:00Z">
                <w:pPr/>
              </w:pPrChange>
            </w:pPr>
          </w:p>
        </w:tc>
        <w:tc>
          <w:tcPr>
            <w:tcW w:w="1826" w:type="dxa"/>
            <w:tcBorders>
              <w:top w:val="single" w:sz="4" w:space="0" w:color="CBD8DF"/>
              <w:left w:val="single" w:sz="4" w:space="0" w:color="CBD8DF"/>
              <w:bottom w:val="single" w:sz="4" w:space="0" w:color="CBD8DF"/>
              <w:right w:val="single" w:sz="4" w:space="0" w:color="CBD8DF"/>
            </w:tcBorders>
            <w:shd w:val="clear" w:color="auto" w:fill="FFFFFF"/>
            <w:tcMar>
              <w:top w:w="90" w:type="dxa"/>
              <w:left w:w="110" w:type="dxa"/>
              <w:bottom w:w="90" w:type="dxa"/>
              <w:right w:w="110" w:type="dxa"/>
            </w:tcMar>
            <w:vAlign w:val="center"/>
          </w:tcPr>
          <w:p w14:paraId="6CF3B859" w14:textId="77777777" w:rsidR="00D279F3" w:rsidRDefault="00D279F3" w:rsidP="00AE7E93">
            <w:pPr>
              <w:jc w:val="both"/>
              <w:pPrChange w:id="547" w:author="Duong Ha" w:date="2026-09-13T22:07:00Z" w16du:dateUtc="2026-09-13T15:07:00Z">
                <w:pPr/>
              </w:pPrChange>
            </w:pPr>
          </w:p>
        </w:tc>
      </w:tr>
    </w:tbl>
    <w:p w14:paraId="1D511F0A" w14:textId="77777777" w:rsidR="002662E6" w:rsidRDefault="002662E6" w:rsidP="00AE7E93">
      <w:pPr>
        <w:jc w:val="both"/>
        <w:pPrChange w:id="548" w:author="Duong Ha" w:date="2026-09-13T22:07:00Z" w16du:dateUtc="2026-09-13T15:07:00Z">
          <w:pPr/>
        </w:pPrChange>
      </w:pPr>
    </w:p>
    <w:sectPr w:rsidR="002662E6">
      <w:headerReference w:type="default" r:id="rId11"/>
      <w:footerReference w:type="defaul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FCD9" w14:textId="77777777" w:rsidR="002662E6" w:rsidRDefault="002662E6">
      <w:r>
        <w:separator/>
      </w:r>
    </w:p>
  </w:endnote>
  <w:endnote w:type="continuationSeparator" w:id="0">
    <w:p w14:paraId="27CAD466" w14:textId="77777777" w:rsidR="002662E6" w:rsidRDefault="0026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7432" w14:textId="77777777" w:rsidR="00D279F3" w:rsidRDefault="00000000">
    <w:pPr>
      <w:jc w:val="center"/>
    </w:pPr>
    <w:r>
      <w:rPr>
        <w:rFonts w:ascii="Calibri" w:eastAsia="Calibri" w:hAnsi="Calibri" w:cs="Calibri"/>
        <w:color w:val="56646F"/>
        <w:sz w:val="16"/>
        <w:szCs w:val="16"/>
      </w:rPr>
      <w:t xml:space="preserve">LV360-FSD-002 — Public Portal &amp; Job Seeker Experience   |   Page </w:t>
    </w:r>
    <w:r>
      <w:rPr>
        <w:rFonts w:ascii="Calibri" w:eastAsia="Calibri" w:hAnsi="Calibri" w:cs="Calibri"/>
        <w:color w:val="56646F"/>
        <w:sz w:val="16"/>
        <w:szCs w:val="16"/>
      </w:rPr>
      <w:fldChar w:fldCharType="begin"/>
    </w:r>
    <w:r>
      <w:rPr>
        <w:rFonts w:ascii="Calibri" w:eastAsia="Calibri" w:hAnsi="Calibri" w:cs="Calibri"/>
        <w:color w:val="56646F"/>
        <w:sz w:val="16"/>
        <w:szCs w:val="16"/>
      </w:rPr>
      <w:instrText>PAGE</w:instrText>
    </w:r>
    <w:r>
      <w:rPr>
        <w:rFonts w:ascii="Calibri" w:eastAsia="Calibri" w:hAnsi="Calibri" w:cs="Calibri"/>
        <w:color w:val="56646F"/>
        <w:sz w:val="16"/>
        <w:szCs w:val="16"/>
      </w:rPr>
      <w:fldChar w:fldCharType="separate"/>
    </w:r>
    <w:r w:rsidR="009A3CFC">
      <w:rPr>
        <w:rFonts w:ascii="Calibri" w:eastAsia="Calibri" w:hAnsi="Calibri" w:cs="Calibri"/>
        <w:noProof/>
        <w:color w:val="56646F"/>
        <w:sz w:val="16"/>
        <w:szCs w:val="16"/>
      </w:rPr>
      <w:t>1</w:t>
    </w:r>
    <w:r>
      <w:rPr>
        <w:rFonts w:ascii="Calibri" w:eastAsia="Calibri" w:hAnsi="Calibri" w:cs="Calibri"/>
        <w:color w:val="56646F"/>
        <w:sz w:val="16"/>
        <w:szCs w:val="16"/>
      </w:rPr>
      <w:fldChar w:fldCharType="end"/>
    </w:r>
    <w:r>
      <w:rPr>
        <w:rFonts w:ascii="Calibri" w:eastAsia="Calibri" w:hAnsi="Calibri" w:cs="Calibri"/>
        <w:color w:val="56646F"/>
        <w:sz w:val="16"/>
        <w:szCs w:val="16"/>
      </w:rPr>
      <w:t xml:space="preserve"> of </w:t>
    </w:r>
    <w:r>
      <w:rPr>
        <w:rFonts w:ascii="Calibri" w:eastAsia="Calibri" w:hAnsi="Calibri" w:cs="Calibri"/>
        <w:color w:val="56646F"/>
        <w:sz w:val="16"/>
        <w:szCs w:val="16"/>
      </w:rPr>
      <w:fldChar w:fldCharType="begin"/>
    </w:r>
    <w:r>
      <w:rPr>
        <w:rFonts w:ascii="Calibri" w:eastAsia="Calibri" w:hAnsi="Calibri" w:cs="Calibri"/>
        <w:color w:val="56646F"/>
        <w:sz w:val="16"/>
        <w:szCs w:val="16"/>
      </w:rPr>
      <w:instrText>NUMPAGES</w:instrText>
    </w:r>
    <w:r>
      <w:rPr>
        <w:rFonts w:ascii="Calibri" w:eastAsia="Calibri" w:hAnsi="Calibri" w:cs="Calibri"/>
        <w:color w:val="56646F"/>
        <w:sz w:val="16"/>
        <w:szCs w:val="16"/>
      </w:rPr>
      <w:fldChar w:fldCharType="separate"/>
    </w:r>
    <w:r w:rsidR="009A3CFC">
      <w:rPr>
        <w:rFonts w:ascii="Calibri" w:eastAsia="Calibri" w:hAnsi="Calibri" w:cs="Calibri"/>
        <w:noProof/>
        <w:color w:val="56646F"/>
        <w:sz w:val="16"/>
        <w:szCs w:val="16"/>
      </w:rPr>
      <w:t>2</w:t>
    </w:r>
    <w:r>
      <w:rPr>
        <w:rFonts w:ascii="Calibri" w:eastAsia="Calibri" w:hAnsi="Calibri" w:cs="Calibri"/>
        <w:color w:val="56646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00047" w14:textId="77777777" w:rsidR="002662E6" w:rsidRDefault="002662E6">
      <w:r>
        <w:separator/>
      </w:r>
    </w:p>
  </w:footnote>
  <w:footnote w:type="continuationSeparator" w:id="0">
    <w:p w14:paraId="49AC84AF" w14:textId="77777777" w:rsidR="002662E6" w:rsidRDefault="0026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5BCD" w14:textId="77777777" w:rsidR="00D279F3" w:rsidRDefault="00000000">
    <w:pPr>
      <w:jc w:val="right"/>
    </w:pPr>
    <w:r>
      <w:rPr>
        <w:rFonts w:ascii="Calibri" w:eastAsia="Calibri" w:hAnsi="Calibri" w:cs="Calibri"/>
        <w:color w:val="56646F"/>
        <w:sz w:val="15"/>
        <w:szCs w:val="15"/>
      </w:rPr>
      <w:t>LàmViệc360 — FSD — Public / JSP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8588F"/>
    <w:multiLevelType w:val="hybridMultilevel"/>
    <w:tmpl w:val="695697B0"/>
    <w:lvl w:ilvl="0" w:tplc="D00038BA">
      <w:start w:val="1"/>
      <w:numFmt w:val="bullet"/>
      <w:lvlText w:val="●"/>
      <w:lvlJc w:val="left"/>
      <w:pPr>
        <w:ind w:left="720" w:hanging="360"/>
      </w:pPr>
    </w:lvl>
    <w:lvl w:ilvl="1" w:tplc="A2505050">
      <w:start w:val="1"/>
      <w:numFmt w:val="bullet"/>
      <w:lvlText w:val="○"/>
      <w:lvlJc w:val="left"/>
      <w:pPr>
        <w:ind w:left="1440" w:hanging="360"/>
      </w:pPr>
    </w:lvl>
    <w:lvl w:ilvl="2" w:tplc="A0D0FA98">
      <w:start w:val="1"/>
      <w:numFmt w:val="bullet"/>
      <w:lvlText w:val="■"/>
      <w:lvlJc w:val="left"/>
      <w:pPr>
        <w:ind w:left="2160" w:hanging="360"/>
      </w:pPr>
    </w:lvl>
    <w:lvl w:ilvl="3" w:tplc="1CEC079E">
      <w:start w:val="1"/>
      <w:numFmt w:val="bullet"/>
      <w:lvlText w:val="●"/>
      <w:lvlJc w:val="left"/>
      <w:pPr>
        <w:ind w:left="2880" w:hanging="360"/>
      </w:pPr>
    </w:lvl>
    <w:lvl w:ilvl="4" w:tplc="733AD93E">
      <w:start w:val="1"/>
      <w:numFmt w:val="bullet"/>
      <w:lvlText w:val="○"/>
      <w:lvlJc w:val="left"/>
      <w:pPr>
        <w:ind w:left="3600" w:hanging="360"/>
      </w:pPr>
    </w:lvl>
    <w:lvl w:ilvl="5" w:tplc="CBE4A942">
      <w:start w:val="1"/>
      <w:numFmt w:val="bullet"/>
      <w:lvlText w:val="■"/>
      <w:lvlJc w:val="left"/>
      <w:pPr>
        <w:ind w:left="4320" w:hanging="360"/>
      </w:pPr>
    </w:lvl>
    <w:lvl w:ilvl="6" w:tplc="E160E458">
      <w:start w:val="1"/>
      <w:numFmt w:val="bullet"/>
      <w:lvlText w:val="●"/>
      <w:lvlJc w:val="left"/>
      <w:pPr>
        <w:ind w:left="5040" w:hanging="360"/>
      </w:pPr>
    </w:lvl>
    <w:lvl w:ilvl="7" w:tplc="B1E888F2">
      <w:start w:val="1"/>
      <w:numFmt w:val="bullet"/>
      <w:lvlText w:val="●"/>
      <w:lvlJc w:val="left"/>
      <w:pPr>
        <w:ind w:left="5760" w:hanging="360"/>
      </w:pPr>
    </w:lvl>
    <w:lvl w:ilvl="8" w:tplc="4948AAA0">
      <w:start w:val="1"/>
      <w:numFmt w:val="bullet"/>
      <w:lvlText w:val="●"/>
      <w:lvlJc w:val="left"/>
      <w:pPr>
        <w:ind w:left="6480" w:hanging="360"/>
      </w:pPr>
    </w:lvl>
  </w:abstractNum>
  <w:num w:numId="1" w16cid:durableId="206579156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ong Ha">
    <w15:presenceInfo w15:providerId="Windows Live" w15:userId="02e22971c3133a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9F3"/>
    <w:rsid w:val="0001570A"/>
    <w:rsid w:val="002662E6"/>
    <w:rsid w:val="00551B4B"/>
    <w:rsid w:val="0061488F"/>
    <w:rsid w:val="00637DDC"/>
    <w:rsid w:val="00650960"/>
    <w:rsid w:val="006A48C5"/>
    <w:rsid w:val="006D347C"/>
    <w:rsid w:val="007353C3"/>
    <w:rsid w:val="009A26BB"/>
    <w:rsid w:val="009A3CFC"/>
    <w:rsid w:val="00AE7E93"/>
    <w:rsid w:val="00B52062"/>
    <w:rsid w:val="00CE3122"/>
    <w:rsid w:val="00D279F3"/>
    <w:rsid w:val="00DB09D0"/>
    <w:rsid w:val="00EB2A63"/>
    <w:rsid w:val="00EE6666"/>
    <w:rsid w:val="00F20176"/>
    <w:rsid w:val="00F2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691F"/>
  <w15:docId w15:val="{FAFAE6C9-C051-4568-A791-D23F60012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9A3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3171</Words>
  <Characters>18078</Characters>
  <Application>Microsoft Office Word</Application>
  <DocSecurity>0</DocSecurity>
  <Lines>150</Lines>
  <Paragraphs>42</Paragraphs>
  <ScaleCrop>false</ScaleCrop>
  <Company/>
  <LinksUpToDate>false</LinksUpToDate>
  <CharactersWithSpaces>21207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Duong Ha</cp:lastModifiedBy>
  <cp:revision>18</cp:revision>
  <dcterms:created xsi:type="dcterms:W3CDTF">2026-08-02T15:23:00Z</dcterms:created>
  <dcterms:modified xsi:type="dcterms:W3CDTF">2026-09-13T15:10:00Z</dcterms:modified>
</cp:coreProperties>
</file>